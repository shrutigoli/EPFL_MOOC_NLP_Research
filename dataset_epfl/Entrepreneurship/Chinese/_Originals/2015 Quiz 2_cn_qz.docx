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D75773" w14:textId="77777777" w:rsidR="00654651" w:rsidRPr="002432A3" w:rsidRDefault="00654651" w:rsidP="00F628C1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b/>
          <w:bCs/>
          <w:color w:val="3C3C3C"/>
          <w:sz w:val="24"/>
          <w:szCs w:val="24"/>
          <w:lang w:eastAsia="zh-CN"/>
        </w:rPr>
      </w:pPr>
      <w:r w:rsidRPr="002432A3">
        <w:rPr>
          <w:rFonts w:ascii="Helvetica Neue" w:hAnsi="Helvetica Neue" w:cs="Helvetica Neue" w:hint="eastAsia"/>
          <w:b/>
          <w:bCs/>
          <w:color w:val="3C3C3C"/>
          <w:sz w:val="24"/>
          <w:szCs w:val="24"/>
          <w:lang w:eastAsia="zh-CN"/>
        </w:rPr>
        <w:t>第二周</w:t>
      </w:r>
      <w:r w:rsidRPr="002432A3">
        <w:rPr>
          <w:rFonts w:ascii="Helvetica Neue" w:hAnsi="Helvetica Neue" w:cs="Helvetica Neue" w:hint="eastAsia"/>
          <w:b/>
          <w:bCs/>
          <w:color w:val="3C3C3C"/>
          <w:sz w:val="24"/>
          <w:szCs w:val="24"/>
          <w:lang w:eastAsia="zh-CN"/>
        </w:rPr>
        <w:t xml:space="preserve">  </w:t>
      </w:r>
      <w:r w:rsidR="009C15C1" w:rsidRPr="002432A3">
        <w:rPr>
          <w:rFonts w:ascii="Helvetica Neue" w:hAnsi="Helvetica Neue" w:cs="Helvetica Neue" w:hint="eastAsia"/>
          <w:b/>
          <w:bCs/>
          <w:color w:val="3C3C3C"/>
          <w:sz w:val="24"/>
          <w:szCs w:val="24"/>
          <w:lang w:eastAsia="zh-CN"/>
        </w:rPr>
        <w:t>小测验</w:t>
      </w:r>
      <w:r w:rsidRPr="002432A3">
        <w:rPr>
          <w:rFonts w:ascii="Helvetica Neue" w:hAnsi="Helvetica Neue" w:cs="Helvetica Neue" w:hint="eastAsia"/>
          <w:b/>
          <w:bCs/>
          <w:color w:val="3C3C3C"/>
          <w:sz w:val="24"/>
          <w:szCs w:val="24"/>
          <w:lang w:eastAsia="zh-CN"/>
        </w:rPr>
        <w:t>（正确答案</w:t>
      </w:r>
      <w:r w:rsidRPr="00B32E9D">
        <w:rPr>
          <w:rFonts w:ascii="Helvetica Neue" w:hAnsi="Helvetica Neue" w:cs="Helvetica Neue" w:hint="eastAsia"/>
          <w:b/>
          <w:bCs/>
          <w:color w:val="3C3C3C"/>
          <w:sz w:val="24"/>
          <w:szCs w:val="24"/>
          <w:highlight w:val="yellow"/>
          <w:lang w:eastAsia="zh-CN"/>
        </w:rPr>
        <w:t>已标注</w:t>
      </w:r>
      <w:r w:rsidRPr="002432A3">
        <w:rPr>
          <w:rFonts w:ascii="Helvetica Neue" w:hAnsi="Helvetica Neue" w:cs="Helvetica Neue" w:hint="eastAsia"/>
          <w:b/>
          <w:bCs/>
          <w:color w:val="3C3C3C"/>
          <w:sz w:val="24"/>
          <w:szCs w:val="24"/>
          <w:lang w:eastAsia="zh-CN"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8764"/>
      </w:tblGrid>
      <w:tr w:rsidR="002E393D" w:rsidRPr="002432A3" w14:paraId="02BEA09B" w14:textId="77777777" w:rsidTr="002E393D">
        <w:tc>
          <w:tcPr>
            <w:tcW w:w="586" w:type="dxa"/>
          </w:tcPr>
          <w:p w14:paraId="6642A8D2" w14:textId="77777777" w:rsidR="002E393D" w:rsidRPr="002432A3" w:rsidRDefault="002E393D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/>
                <w:bCs/>
                <w:color w:val="3C3C3C"/>
              </w:rPr>
              <w:t>1</w:t>
            </w:r>
          </w:p>
        </w:tc>
        <w:tc>
          <w:tcPr>
            <w:tcW w:w="8764" w:type="dxa"/>
          </w:tcPr>
          <w:p w14:paraId="26537C86" w14:textId="3A6C8AC2" w:rsidR="00654651" w:rsidRPr="002432A3" w:rsidRDefault="00ED14B2" w:rsidP="00654651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>能够将不同的技术</w:t>
            </w:r>
            <w:del w:id="0" w:author="Qifan Zhang" w:date="2016-08-14T19:07:00Z">
              <w:r w:rsidRPr="002432A3" w:rsidDel="009746BA">
                <w:rPr>
                  <w:rFonts w:ascii="Helvetica Neue" w:hAnsi="Helvetica Neue" w:cs="Helvetica Neue"/>
                  <w:color w:val="3C3C3C"/>
                  <w:lang w:eastAsia="zh-CN"/>
                </w:rPr>
                <w:delText>进行</w:delText>
              </w:r>
            </w:del>
            <w:r w:rsidRPr="002432A3">
              <w:rPr>
                <w:rFonts w:ascii="Helvetica Neue" w:hAnsi="Helvetica Neue" w:cs="Helvetica Neue" w:hint="eastAsia"/>
                <w:color w:val="3C3C3C"/>
                <w:lang w:eastAsia="zh-CN"/>
              </w:rPr>
              <w:t>结合</w:t>
            </w:r>
            <w:ins w:id="1" w:author="Qifan Zhang" w:date="2016-08-14T19:06:00Z">
              <w:r w:rsidR="009746BA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与重组</w:t>
              </w:r>
            </w:ins>
            <w:ins w:id="2" w:author="Qifan Zhang" w:date="2016-08-14T19:07:00Z">
              <w:r w:rsidR="009746BA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来</w:t>
              </w:r>
            </w:ins>
            <w:del w:id="3" w:author="Qifan Zhang" w:date="2016-08-14T19:07:00Z">
              <w:r w:rsidRPr="002432A3" w:rsidDel="009746BA">
                <w:rPr>
                  <w:rFonts w:ascii="Helvetica Neue" w:hAnsi="Helvetica Neue" w:cs="Helvetica Neue"/>
                  <w:color w:val="3C3C3C"/>
                  <w:lang w:eastAsia="zh-CN"/>
                </w:rPr>
                <w:delText>以</w:delText>
              </w:r>
            </w:del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>提供不同</w:t>
            </w:r>
            <w:r w:rsidR="004B38FF" w:rsidRPr="002432A3">
              <w:rPr>
                <w:rFonts w:ascii="Helvetica Neue" w:hAnsi="Helvetica Neue" w:cs="Helvetica Neue"/>
                <w:color w:val="3C3C3C"/>
                <w:lang w:eastAsia="zh-CN"/>
              </w:rPr>
              <w:t>服务的技术特征是什么？</w:t>
            </w:r>
            <w:r w:rsidR="00654651"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 </w:t>
            </w:r>
          </w:p>
          <w:p w14:paraId="6BDCDA4C" w14:textId="0E7C5839" w:rsidR="00654651" w:rsidRPr="002432A3" w:rsidRDefault="004B38FF" w:rsidP="004B38F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highlight w:val="yellow"/>
                <w:lang w:val="fr-CH"/>
              </w:rPr>
            </w:pPr>
            <w:r w:rsidRPr="002432A3">
              <w:rPr>
                <w:rFonts w:ascii="Helvetica Neue" w:hAnsi="Helvetica Neue" w:cs="Helvetica Neue" w:hint="eastAsia"/>
                <w:color w:val="3C3C3C"/>
                <w:highlight w:val="yellow"/>
                <w:lang w:val="fr-CH" w:eastAsia="zh-CN"/>
              </w:rPr>
              <w:t xml:space="preserve"> </w:t>
            </w:r>
            <w:r w:rsidR="00DB402A">
              <w:rPr>
                <w:rFonts w:ascii="Helvetica Neue" w:hAnsi="Helvetica Neue" w:cs="Helvetica Neue"/>
                <w:color w:val="3C3C3C"/>
                <w:highlight w:val="yellow"/>
                <w:lang w:val="fr-CH"/>
              </w:rPr>
              <w:t>技术可</w:t>
            </w:r>
            <w:ins w:id="4" w:author="Qifan Zhang" w:date="2016-08-14T19:09:00Z">
              <w:r w:rsidR="00975C42">
                <w:rPr>
                  <w:rFonts w:ascii="Helvetica Neue" w:hAnsi="Helvetica Neue" w:cs="Helvetica Neue" w:hint="eastAsia"/>
                  <w:color w:val="3C3C3C"/>
                  <w:highlight w:val="yellow"/>
                  <w:lang w:val="fr-CH" w:eastAsia="zh-CN"/>
                </w:rPr>
                <w:t>替代</w:t>
              </w:r>
            </w:ins>
            <w:del w:id="5" w:author="Qifan Zhang" w:date="2016-08-14T19:09:00Z">
              <w:r w:rsidR="00DB402A" w:rsidDel="00975C42">
                <w:rPr>
                  <w:rFonts w:ascii="Helvetica Neue" w:hAnsi="Helvetica Neue" w:cs="Helvetica Neue" w:hint="eastAsia"/>
                  <w:color w:val="3C3C3C"/>
                  <w:highlight w:val="yellow"/>
                  <w:lang w:val="fr-CH" w:eastAsia="zh-CN"/>
                </w:rPr>
                <w:delText>转</w:delText>
              </w:r>
              <w:r w:rsidRPr="002432A3" w:rsidDel="00975C42">
                <w:rPr>
                  <w:rFonts w:ascii="Helvetica Neue" w:hAnsi="Helvetica Neue" w:cs="Helvetica Neue"/>
                  <w:color w:val="3C3C3C"/>
                  <w:highlight w:val="yellow"/>
                  <w:lang w:val="fr-CH"/>
                </w:rPr>
                <w:delText>换</w:delText>
              </w:r>
            </w:del>
            <w:r w:rsidR="00DB402A">
              <w:rPr>
                <w:rFonts w:ascii="Helvetica Neue" w:hAnsi="Helvetica Neue" w:cs="Helvetica Neue" w:hint="eastAsia"/>
                <w:color w:val="3C3C3C"/>
                <w:highlight w:val="yellow"/>
                <w:lang w:val="fr-CH" w:eastAsia="zh-CN"/>
              </w:rPr>
              <w:t>性</w:t>
            </w:r>
          </w:p>
          <w:p w14:paraId="12AF899A" w14:textId="77777777" w:rsidR="004B38FF" w:rsidRPr="002432A3" w:rsidRDefault="004B38FF" w:rsidP="004B38F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val="fr-CH"/>
              </w:rPr>
            </w:pPr>
            <w:r w:rsidRPr="002432A3">
              <w:rPr>
                <w:rFonts w:ascii="Helvetica Neue" w:hAnsi="Helvetica Neue" w:cs="Helvetica Neue" w:hint="eastAsia"/>
                <w:color w:val="3C3C3C"/>
                <w:lang w:val="fr-CH" w:eastAsia="zh-CN"/>
              </w:rPr>
              <w:t xml:space="preserve"> </w:t>
            </w:r>
            <w:r w:rsidRPr="002432A3">
              <w:rPr>
                <w:rFonts w:ascii="Helvetica Neue" w:hAnsi="Helvetica Neue" w:cs="Helvetica Neue" w:hint="eastAsia"/>
                <w:color w:val="3C3C3C"/>
                <w:lang w:val="fr-CH" w:eastAsia="zh-CN"/>
              </w:rPr>
              <w:t>技术转移</w:t>
            </w:r>
          </w:p>
          <w:p w14:paraId="733E9350" w14:textId="77777777" w:rsidR="00654651" w:rsidRPr="002432A3" w:rsidRDefault="004B38FF" w:rsidP="004B38F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tLeast"/>
              <w:ind w:left="459" w:hanging="459"/>
              <w:rPr>
                <w:rFonts w:ascii="Helvetica Neue" w:hAnsi="Helvetica Neue" w:cs="Helvetica Neue"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技术交换</w:t>
            </w:r>
          </w:p>
          <w:p w14:paraId="42A65102" w14:textId="77777777" w:rsidR="00654651" w:rsidRPr="002432A3" w:rsidRDefault="004B38FF" w:rsidP="004B38F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tLeast"/>
              <w:ind w:left="459" w:hanging="459"/>
              <w:rPr>
                <w:rFonts w:ascii="Helvetica Neue" w:hAnsi="Helvetica Neue" w:cs="Helvetica Neue"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技术冲击</w:t>
            </w:r>
          </w:p>
          <w:p w14:paraId="017E97C4" w14:textId="77777777" w:rsidR="00654651" w:rsidRPr="002432A3" w:rsidRDefault="00654651" w:rsidP="00654651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</w:rPr>
            </w:pPr>
          </w:p>
          <w:p w14:paraId="7090EC1A" w14:textId="77777777" w:rsidR="00654651" w:rsidRPr="002432A3" w:rsidRDefault="00373335" w:rsidP="0005014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释疑：请参考</w:t>
            </w:r>
            <w:r w:rsidRPr="002432A3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课程</w:t>
            </w:r>
            <w:r w:rsidR="004B38FF" w:rsidRPr="002432A3">
              <w:rPr>
                <w:rFonts w:ascii="Helvetica Neue" w:hAnsi="Helvetica Neue" w:cs="Helvetica Neue"/>
                <w:bCs/>
                <w:color w:val="3C3C3C"/>
              </w:rPr>
              <w:t>2.1</w:t>
            </w:r>
          </w:p>
        </w:tc>
      </w:tr>
      <w:tr w:rsidR="001A4E30" w:rsidRPr="002432A3" w14:paraId="724CBBD2" w14:textId="77777777" w:rsidTr="001A4E30">
        <w:tc>
          <w:tcPr>
            <w:tcW w:w="586" w:type="dxa"/>
          </w:tcPr>
          <w:p w14:paraId="6623FC66" w14:textId="77777777" w:rsidR="001A4E30" w:rsidRPr="002432A3" w:rsidRDefault="001A4E30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/>
                <w:bCs/>
                <w:color w:val="3C3C3C"/>
              </w:rPr>
              <w:t>2</w:t>
            </w:r>
          </w:p>
        </w:tc>
        <w:tc>
          <w:tcPr>
            <w:tcW w:w="8764" w:type="dxa"/>
          </w:tcPr>
          <w:p w14:paraId="0D96C7B3" w14:textId="28493A8B" w:rsidR="004B38FF" w:rsidRPr="002432A3" w:rsidRDefault="00C07243" w:rsidP="004B38FF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  <w:del w:id="6" w:author="Qifan Zhang" w:date="2016-08-14T21:14:00Z">
              <w:r w:rsidRPr="002432A3" w:rsidDel="00A56B9E">
                <w:rPr>
                  <w:rFonts w:ascii="Helvetica Neue" w:hAnsi="Helvetica Neue" w:cs="Helvetica Neue"/>
                  <w:bCs/>
                  <w:color w:val="3C3C3C"/>
                  <w:lang w:eastAsia="zh-CN"/>
                </w:rPr>
                <w:delText>使用</w:delText>
              </w:r>
            </w:del>
            <w:ins w:id="7" w:author="Qifan Zhang" w:date="2016-08-14T21:15:00Z">
              <w:r w:rsidR="00A56B9E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你</w:t>
              </w:r>
            </w:ins>
            <w:del w:id="8" w:author="Qifan Zhang" w:date="2016-08-14T21:15:00Z">
              <w:r w:rsidRPr="002432A3" w:rsidDel="00A56B9E">
                <w:rPr>
                  <w:rFonts w:ascii="Helvetica Neue" w:hAnsi="Helvetica Neue" w:cs="Helvetica Neue"/>
                  <w:bCs/>
                  <w:color w:val="3C3C3C"/>
                  <w:lang w:eastAsia="zh-CN"/>
                </w:rPr>
                <w:delText>以下哪个流程能有助于</w:delText>
              </w:r>
            </w:del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理解技术来源的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“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本质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”</w:t>
            </w:r>
            <w:ins w:id="9" w:author="Qifan Zhang" w:date="2016-08-14T21:15:00Z">
              <w:r w:rsidR="00A56B9E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的过程叫</w:t>
              </w:r>
            </w:ins>
            <w:ins w:id="10" w:author="Qifan Zhang" w:date="2016-08-14T21:16:00Z">
              <w:r w:rsidR="00A56B9E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做</w:t>
              </w:r>
            </w:ins>
            <w:ins w:id="11" w:author="Qifan Zhang" w:date="2016-08-14T21:15:00Z">
              <w:r w:rsidR="00A56B9E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什么</w:t>
              </w:r>
            </w:ins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？</w:t>
            </w:r>
            <w:r w:rsidR="004B38FF"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 xml:space="preserve"> </w:t>
            </w:r>
          </w:p>
          <w:p w14:paraId="6C77E50F" w14:textId="77777777" w:rsidR="004B38FF" w:rsidRPr="00111D86" w:rsidRDefault="004B38FF" w:rsidP="00111D86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highlight w:val="yellow"/>
                <w:lang w:eastAsia="zh-CN"/>
              </w:rPr>
            </w:pPr>
          </w:p>
          <w:p w14:paraId="4E9B51C8" w14:textId="77777777" w:rsidR="004B38FF" w:rsidRPr="00111D86" w:rsidRDefault="00111D86" w:rsidP="004B38F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tLeast"/>
              <w:ind w:left="459" w:hanging="425"/>
              <w:rPr>
                <w:rFonts w:ascii="Helvetica Neue" w:hAnsi="Helvetica Neue" w:cs="Helvetica Neue"/>
                <w:bCs/>
                <w:color w:val="3C3C3C"/>
                <w:highlight w:val="yellow"/>
              </w:rPr>
            </w:pPr>
            <w:r w:rsidRPr="00111D86">
              <w:rPr>
                <w:rFonts w:ascii="Helvetica Neue" w:hAnsi="Helvetica Neue" w:cs="Helvetica Neue" w:hint="eastAsia"/>
                <w:bCs/>
                <w:color w:val="3C3C3C"/>
                <w:highlight w:val="yellow"/>
                <w:lang w:eastAsia="zh-CN"/>
              </w:rPr>
              <w:t>分离</w:t>
            </w:r>
          </w:p>
          <w:p w14:paraId="379D3DB3" w14:textId="77777777" w:rsidR="00111D86" w:rsidRPr="00111D86" w:rsidRDefault="00111D86" w:rsidP="00111D86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tLeast"/>
              <w:ind w:left="459" w:hanging="425"/>
              <w:rPr>
                <w:rFonts w:ascii="Helvetica Neue" w:hAnsi="Helvetica Neue" w:cs="Helvetica Neue"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重连</w:t>
            </w:r>
          </w:p>
          <w:p w14:paraId="2654BFEA" w14:textId="77777777" w:rsidR="004B38FF" w:rsidRPr="002432A3" w:rsidRDefault="00C07243" w:rsidP="004B38F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tLeast"/>
              <w:ind w:left="459" w:hanging="425"/>
              <w:rPr>
                <w:rFonts w:ascii="Helvetica Neue" w:hAnsi="Helvetica Neue" w:cs="Helvetica Neue"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反向工程</w:t>
            </w:r>
          </w:p>
          <w:p w14:paraId="1C533D37" w14:textId="77777777" w:rsidR="004B38FF" w:rsidRPr="002432A3" w:rsidRDefault="00C07243" w:rsidP="004B38F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tLeast"/>
              <w:ind w:left="459" w:hanging="425"/>
              <w:rPr>
                <w:rFonts w:ascii="Helvetica Neue" w:hAnsi="Helvetica Neue" w:cs="Helvetica Neue"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逆向工程</w:t>
            </w:r>
            <w:r w:rsidR="004B38FF" w:rsidRPr="002432A3">
              <w:rPr>
                <w:rFonts w:ascii="Helvetica Neue" w:hAnsi="Helvetica Neue" w:cs="Helvetica Neue"/>
                <w:bCs/>
                <w:color w:val="3C3C3C"/>
              </w:rPr>
              <w:t xml:space="preserve"> </w:t>
            </w:r>
          </w:p>
          <w:p w14:paraId="40602C37" w14:textId="77777777" w:rsidR="004B38FF" w:rsidRPr="002432A3" w:rsidRDefault="004B38FF" w:rsidP="004B38FF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atLeast"/>
              <w:ind w:left="459"/>
              <w:rPr>
                <w:rFonts w:ascii="Helvetica Neue" w:hAnsi="Helvetica Neue" w:cs="Helvetica Neue"/>
                <w:bCs/>
                <w:color w:val="3C3C3C"/>
              </w:rPr>
            </w:pPr>
          </w:p>
          <w:p w14:paraId="448D0D87" w14:textId="77777777" w:rsidR="004B38FF" w:rsidRPr="004D35DC" w:rsidRDefault="000F1989" w:rsidP="001A4E30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释疑：请参考</w:t>
            </w:r>
            <w:r w:rsidRPr="002432A3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课程</w:t>
            </w:r>
            <w:r w:rsidR="00C07243" w:rsidRPr="002432A3">
              <w:rPr>
                <w:rFonts w:ascii="Helvetica Neue" w:hAnsi="Helvetica Neue" w:cs="Helvetica Neue"/>
                <w:bCs/>
                <w:color w:val="3C3C3C"/>
              </w:rPr>
              <w:t>2.1</w:t>
            </w:r>
          </w:p>
        </w:tc>
      </w:tr>
      <w:tr w:rsidR="001A4E30" w:rsidRPr="002432A3" w14:paraId="55683A07" w14:textId="77777777" w:rsidTr="001A4E30">
        <w:tc>
          <w:tcPr>
            <w:tcW w:w="586" w:type="dxa"/>
          </w:tcPr>
          <w:p w14:paraId="04CE67F2" w14:textId="77777777" w:rsidR="001A4E30" w:rsidRPr="002432A3" w:rsidRDefault="001A4E30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/>
                <w:bCs/>
                <w:color w:val="3C3C3C"/>
              </w:rPr>
              <w:t>3</w:t>
            </w:r>
          </w:p>
        </w:tc>
        <w:tc>
          <w:tcPr>
            <w:tcW w:w="8764" w:type="dxa"/>
          </w:tcPr>
          <w:p w14:paraId="7D765DBE" w14:textId="75E9CFAB" w:rsidR="00C07243" w:rsidRPr="002432A3" w:rsidRDefault="00683407" w:rsidP="00C07243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i/>
                <w:color w:val="3C3C3C"/>
                <w:lang w:eastAsia="zh-CN"/>
              </w:rPr>
            </w:pPr>
            <w:del w:id="12" w:author="Qifan Zhang" w:date="2016-08-14T21:21:00Z">
              <w:r w:rsidRPr="002432A3" w:rsidDel="00293FEC">
                <w:rPr>
                  <w:rFonts w:ascii="Helvetica Neue" w:hAnsi="Helvetica Neue" w:cs="Helvetica Neue"/>
                  <w:bCs/>
                  <w:color w:val="3C3C3C"/>
                </w:rPr>
                <w:delText>根</w:delText>
              </w:r>
            </w:del>
            <w:proofErr w:type="spellStart"/>
            <w:r w:rsidRPr="002432A3">
              <w:rPr>
                <w:rFonts w:ascii="Helvetica Neue" w:hAnsi="Helvetica Neue" w:cs="Helvetica Neue"/>
                <w:bCs/>
                <w:color w:val="3C3C3C"/>
              </w:rPr>
              <w:t>据</w:t>
            </w:r>
            <w:r w:rsidR="009A1253">
              <w:rPr>
                <w:rFonts w:ascii="Helvetica Neue" w:hAnsi="Helvetica Neue" w:cs="Helvetica Neue"/>
                <w:bCs/>
                <w:color w:val="3C3C3C"/>
              </w:rPr>
              <w:t>Peter</w:t>
            </w:r>
            <w:proofErr w:type="spellEnd"/>
            <w:r w:rsidR="009A1253">
              <w:rPr>
                <w:rFonts w:ascii="Helvetica Neue" w:hAnsi="Helvetica Neue" w:cs="Helvetica Neue"/>
                <w:bCs/>
                <w:color w:val="3C3C3C"/>
              </w:rPr>
              <w:t xml:space="preserve"> </w:t>
            </w:r>
            <w:proofErr w:type="spellStart"/>
            <w:r w:rsidR="009A1253">
              <w:rPr>
                <w:rFonts w:ascii="Helvetica Neue" w:hAnsi="Helvetica Neue" w:cs="Helvetica Neue"/>
                <w:bCs/>
                <w:color w:val="3C3C3C"/>
              </w:rPr>
              <w:t>Drucker</w:t>
            </w:r>
            <w:proofErr w:type="spellEnd"/>
            <w:ins w:id="13" w:author="Qifan Zhang" w:date="2016-08-14T21:21:00Z">
              <w:r w:rsidR="00293FEC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所说</w:t>
              </w:r>
            </w:ins>
            <w:r w:rsidR="009A1253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，“</w:t>
            </w:r>
            <w:r w:rsidRPr="002432A3">
              <w:rPr>
                <w:rFonts w:ascii="Helvetica Neue" w:hAnsi="Helvetica Neue" w:cs="Helvetica Neue"/>
                <w:bCs/>
                <w:color w:val="3C3C3C"/>
              </w:rPr>
              <w:t>你</w:t>
            </w:r>
            <w:ins w:id="14" w:author="Qifan Zhang" w:date="2016-08-14T21:19:00Z">
              <w:r w:rsidR="000D0D22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创立</w:t>
              </w:r>
            </w:ins>
            <w:del w:id="15" w:author="Qifan Zhang" w:date="2016-08-14T21:19:00Z">
              <w:r w:rsidRPr="002432A3" w:rsidDel="000D0D22">
                <w:rPr>
                  <w:rFonts w:ascii="Helvetica Neue" w:hAnsi="Helvetica Neue" w:cs="Helvetica Neue"/>
                  <w:bCs/>
                  <w:color w:val="3C3C3C"/>
                </w:rPr>
                <w:delText>设立</w:delText>
              </w:r>
            </w:del>
            <w:r w:rsidRPr="002432A3">
              <w:rPr>
                <w:rFonts w:ascii="Helvetica Neue" w:hAnsi="Helvetica Neue" w:cs="Helvetica Neue"/>
                <w:bCs/>
                <w:color w:val="3C3C3C"/>
              </w:rPr>
              <w:t>公司不是为了创造</w:t>
            </w:r>
            <w:ins w:id="16" w:author="Qifan Zhang" w:date="2016-08-14T21:19:00Z">
              <w:r w:rsidR="000D0D22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一个</w:t>
              </w:r>
            </w:ins>
            <w:r w:rsidR="009A1253">
              <w:rPr>
                <w:rFonts w:ascii="Helvetica Neue" w:hAnsi="Helvetica Neue" w:cs="Helvetica Neue"/>
                <w:bCs/>
                <w:color w:val="3C3C3C"/>
              </w:rPr>
              <w:t xml:space="preserve"> (1) _______</w:t>
            </w:r>
            <w:r w:rsidR="009A1253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，</w:t>
            </w:r>
            <w:r w:rsidRPr="002432A3">
              <w:rPr>
                <w:rFonts w:ascii="Helvetica Neue" w:hAnsi="Helvetica Neue" w:cs="Helvetica Neue"/>
                <w:bCs/>
                <w:color w:val="3C3C3C"/>
              </w:rPr>
              <w:t>而是为了创造</w:t>
            </w:r>
            <w:ins w:id="17" w:author="Qifan Zhang" w:date="2016-08-14T21:20:00Z">
              <w:r w:rsidR="008704C7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一个</w:t>
              </w:r>
            </w:ins>
            <w:r w:rsidR="009A1253">
              <w:rPr>
                <w:rFonts w:ascii="Helvetica Neue" w:hAnsi="Helvetica Neue" w:cs="Helvetica Neue"/>
                <w:bCs/>
                <w:color w:val="3C3C3C"/>
              </w:rPr>
              <w:t xml:space="preserve"> (2) _______ </w:t>
            </w:r>
            <w:r w:rsidR="009A1253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。”</w:t>
            </w:r>
          </w:p>
          <w:p w14:paraId="40F73005" w14:textId="77777777" w:rsidR="00C07243" w:rsidRPr="002432A3" w:rsidRDefault="00C07243" w:rsidP="00C07243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i/>
                <w:color w:val="3C3C3C"/>
              </w:rPr>
            </w:pPr>
          </w:p>
          <w:p w14:paraId="65F9FC2B" w14:textId="77777777" w:rsidR="00C07243" w:rsidRPr="00D646E1" w:rsidRDefault="00C07243" w:rsidP="00C07243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60" w:lineRule="atLeast"/>
              <w:ind w:left="459" w:hanging="425"/>
              <w:rPr>
                <w:rFonts w:ascii="Helvetica Neue" w:hAnsi="Helvetica Neue" w:cs="Helvetica Neue"/>
                <w:color w:val="3C3C3C"/>
              </w:rPr>
            </w:pPr>
            <w:r w:rsidRPr="00D646E1">
              <w:rPr>
                <w:rFonts w:ascii="Helvetica Neue" w:hAnsi="Helvetica Neue" w:cs="Helvetica Neue"/>
                <w:color w:val="3C3C3C"/>
              </w:rPr>
              <w:t xml:space="preserve">(1) </w:t>
            </w:r>
            <w:r w:rsidR="00D646E1" w:rsidRPr="00D646E1">
              <w:rPr>
                <w:rFonts w:ascii="Helvetica Neue" w:hAnsi="Helvetica Neue" w:cs="Helvetica Neue"/>
                <w:color w:val="3C3C3C"/>
              </w:rPr>
              <w:t>品牌</w:t>
            </w:r>
            <w:r w:rsidRPr="00D646E1">
              <w:rPr>
                <w:rFonts w:ascii="Helvetica Neue" w:hAnsi="Helvetica Neue" w:cs="Helvetica Neue"/>
                <w:color w:val="3C3C3C"/>
              </w:rPr>
              <w:t xml:space="preserve">, (2) </w:t>
            </w:r>
            <w:r w:rsidR="00D646E1" w:rsidRPr="00D646E1">
              <w:rPr>
                <w:rFonts w:ascii="Helvetica Neue" w:hAnsi="Helvetica Neue" w:cs="Helvetica Neue"/>
                <w:color w:val="3C3C3C"/>
              </w:rPr>
              <w:t>解决方案</w:t>
            </w:r>
          </w:p>
          <w:p w14:paraId="424BDAFB" w14:textId="77777777" w:rsidR="00D646E1" w:rsidRPr="00D646E1" w:rsidRDefault="00D646E1" w:rsidP="00D646E1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60" w:lineRule="atLeast"/>
              <w:ind w:left="459" w:hanging="425"/>
              <w:rPr>
                <w:rFonts w:ascii="Helvetica Neue" w:hAnsi="Helvetica Neue" w:cs="Helvetica Neue"/>
                <w:color w:val="3C3C3C"/>
                <w:highlight w:val="yellow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</w:rPr>
              <w:t xml:space="preserve">(1) 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</w:rPr>
              <w:t>产品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</w:rPr>
              <w:t xml:space="preserve">, (2) 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</w:rPr>
              <w:t>市场</w:t>
            </w:r>
          </w:p>
          <w:p w14:paraId="731CB575" w14:textId="77777777" w:rsidR="00C07243" w:rsidRPr="002432A3" w:rsidRDefault="00C07243" w:rsidP="00C07243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60" w:lineRule="atLeast"/>
              <w:ind w:left="459" w:hanging="425"/>
              <w:rPr>
                <w:rFonts w:ascii="Helvetica Neue" w:hAnsi="Helvetica Neue" w:cs="Helvetica Neue"/>
                <w:color w:val="3C3C3C"/>
              </w:rPr>
            </w:pPr>
            <w:r w:rsidRPr="002432A3">
              <w:rPr>
                <w:rFonts w:ascii="Helvetica Neue" w:hAnsi="Helvetica Neue" w:cs="Helvetica Neue"/>
                <w:color w:val="3C3C3C"/>
              </w:rPr>
              <w:t xml:space="preserve">(1) </w:t>
            </w:r>
            <w:r w:rsidR="00683407" w:rsidRPr="002432A3">
              <w:rPr>
                <w:rFonts w:ascii="Helvetica Neue" w:hAnsi="Helvetica Neue" w:cs="Helvetica Neue"/>
                <w:color w:val="3C3C3C"/>
              </w:rPr>
              <w:t>楼宇</w:t>
            </w:r>
            <w:r w:rsidR="00683407" w:rsidRPr="002432A3">
              <w:rPr>
                <w:rFonts w:ascii="Helvetica Neue" w:hAnsi="Helvetica Neue" w:cs="Helvetica Neue"/>
                <w:color w:val="3C3C3C"/>
              </w:rPr>
              <w:t xml:space="preserve">, (2) </w:t>
            </w:r>
            <w:r w:rsidR="00683407" w:rsidRPr="002432A3">
              <w:rPr>
                <w:rFonts w:ascii="Helvetica Neue" w:hAnsi="Helvetica Neue" w:cs="Helvetica Neue"/>
                <w:color w:val="3C3C3C"/>
              </w:rPr>
              <w:t>法律实体</w:t>
            </w:r>
            <w:r w:rsidRPr="002432A3">
              <w:rPr>
                <w:rFonts w:ascii="Helvetica Neue" w:hAnsi="Helvetica Neue" w:cs="Helvetica Neue"/>
                <w:color w:val="3C3C3C"/>
              </w:rPr>
              <w:t xml:space="preserve"> </w:t>
            </w:r>
          </w:p>
          <w:p w14:paraId="2F6A4763" w14:textId="77777777" w:rsidR="00C07243" w:rsidRPr="002432A3" w:rsidRDefault="00C07243" w:rsidP="00C07243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60" w:lineRule="atLeast"/>
              <w:ind w:left="459" w:hanging="425"/>
              <w:rPr>
                <w:rFonts w:ascii="Helvetica Neue" w:hAnsi="Helvetica Neue" w:cs="Helvetica Neue"/>
                <w:bCs/>
                <w:i/>
                <w:color w:val="3C3C3C"/>
                <w:lang w:val="fr-CH"/>
              </w:rPr>
            </w:pPr>
            <w:r w:rsidRPr="002432A3">
              <w:rPr>
                <w:rFonts w:ascii="Helvetica Neue" w:hAnsi="Helvetica Neue" w:cs="Helvetica Neue"/>
                <w:color w:val="3C3C3C"/>
              </w:rPr>
              <w:t xml:space="preserve">(1) </w:t>
            </w:r>
            <w:r w:rsidR="00683407" w:rsidRPr="002432A3">
              <w:rPr>
                <w:rFonts w:ascii="Helvetica Neue" w:hAnsi="Helvetica Neue" w:cs="Helvetica Neue"/>
                <w:color w:val="3C3C3C"/>
              </w:rPr>
              <w:t>名望</w:t>
            </w:r>
            <w:r w:rsidRPr="002432A3">
              <w:rPr>
                <w:rFonts w:ascii="Helvetica Neue" w:hAnsi="Helvetica Neue" w:cs="Helvetica Neue"/>
                <w:color w:val="3C3C3C"/>
              </w:rPr>
              <w:t xml:space="preserve">, (2) </w:t>
            </w:r>
            <w:r w:rsidR="00683407" w:rsidRPr="002432A3">
              <w:rPr>
                <w:rFonts w:ascii="Helvetica Neue" w:hAnsi="Helvetica Neue" w:cs="Helvetica Neue"/>
                <w:color w:val="3C3C3C"/>
              </w:rPr>
              <w:t>产品</w:t>
            </w:r>
          </w:p>
          <w:p w14:paraId="1B415A70" w14:textId="77777777" w:rsidR="00C07243" w:rsidRPr="002432A3" w:rsidRDefault="00C07243" w:rsidP="00C07243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i/>
                <w:color w:val="3C3C3C"/>
                <w:lang w:val="fr-CH"/>
              </w:rPr>
            </w:pPr>
          </w:p>
          <w:p w14:paraId="35373A61" w14:textId="77777777" w:rsidR="00683407" w:rsidRPr="002432A3" w:rsidDel="008704C7" w:rsidRDefault="00683407" w:rsidP="00683407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del w:id="18" w:author="Qifan Zhang" w:date="2016-08-14T21:20:00Z"/>
                <w:rFonts w:ascii="Helvetica Neue" w:hAnsi="Helvetica Neue" w:cs="Helvetica Neue"/>
                <w:bCs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释疑：请参考</w:t>
            </w:r>
            <w:r w:rsidR="000F1989" w:rsidRPr="002432A3">
              <w:rPr>
                <w:rFonts w:ascii="Helvetica Neue" w:hAnsi="Helvetica Neue" w:cs="Helvetica Neue"/>
                <w:bCs/>
                <w:color w:val="3C3C3C"/>
              </w:rPr>
              <w:t>课程</w:t>
            </w:r>
            <w:r w:rsidRPr="002432A3">
              <w:rPr>
                <w:rFonts w:ascii="Helvetica Neue" w:hAnsi="Helvetica Neue" w:cs="Helvetica Neue"/>
                <w:bCs/>
                <w:color w:val="3C3C3C"/>
              </w:rPr>
              <w:t>2.3</w:t>
            </w:r>
          </w:p>
          <w:p w14:paraId="22C75DDA" w14:textId="77777777" w:rsidR="00C07243" w:rsidRPr="002432A3" w:rsidRDefault="00C07243" w:rsidP="001A4E30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i/>
                <w:color w:val="3C3C3C"/>
                <w:lang w:eastAsia="zh-CN"/>
              </w:rPr>
            </w:pPr>
          </w:p>
        </w:tc>
      </w:tr>
    </w:tbl>
    <w:tbl>
      <w:tblPr>
        <w:tblW w:w="9360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8730"/>
      </w:tblGrid>
      <w:tr w:rsidR="001A4E30" w:rsidRPr="002432A3" w14:paraId="37BA00AD" w14:textId="77777777" w:rsidTr="001A4E30"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70379" w14:textId="77777777" w:rsidR="001A4E30" w:rsidRPr="002432A3" w:rsidRDefault="001A4E30">
            <w:pPr>
              <w:spacing w:line="360" w:lineRule="atLeast"/>
              <w:rPr>
                <w:sz w:val="24"/>
                <w:szCs w:val="24"/>
              </w:rPr>
            </w:pPr>
            <w:r w:rsidRPr="002432A3">
              <w:rPr>
                <w:rFonts w:ascii="Helvetica Neue" w:hAnsi="Helvetica Neue"/>
                <w:b/>
                <w:bCs/>
                <w:color w:val="3C3C3C"/>
                <w:sz w:val="24"/>
                <w:szCs w:val="24"/>
              </w:rPr>
              <w:t>4</w:t>
            </w:r>
          </w:p>
        </w:tc>
        <w:tc>
          <w:tcPr>
            <w:tcW w:w="87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D0622" w14:textId="77777777" w:rsidR="00683407" w:rsidRPr="002432A3" w:rsidRDefault="000F1989" w:rsidP="00683407">
            <w:pPr>
              <w:spacing w:line="360" w:lineRule="atLeast"/>
              <w:rPr>
                <w:rFonts w:ascii="Helvetica Neue" w:hAnsi="Helvetica Neue"/>
                <w:color w:val="3C3C3C"/>
                <w:sz w:val="24"/>
                <w:szCs w:val="24"/>
                <w:lang w:val="fr-CH" w:eastAsia="zh-CN"/>
              </w:rPr>
            </w:pPr>
            <w:r w:rsidRPr="002432A3">
              <w:rPr>
                <w:rFonts w:ascii="Helvetica Neue" w:hAnsi="Helvetica Neue"/>
                <w:color w:val="3C3C3C"/>
                <w:sz w:val="24"/>
                <w:szCs w:val="24"/>
                <w:lang w:eastAsia="zh-CN"/>
              </w:rPr>
              <w:t>以下关于</w:t>
            </w:r>
            <w:r w:rsidRPr="002432A3">
              <w:rPr>
                <w:rFonts w:ascii="Helvetica Neue" w:hAnsi="Helvetica Neue" w:hint="eastAsia"/>
                <w:color w:val="3C3C3C"/>
                <w:sz w:val="24"/>
                <w:szCs w:val="24"/>
                <w:lang w:eastAsia="zh-CN"/>
              </w:rPr>
              <w:t>机会评估</w:t>
            </w:r>
            <w:r w:rsidR="00362CF1" w:rsidRPr="002432A3">
              <w:rPr>
                <w:rFonts w:ascii="Helvetica Neue" w:hAnsi="Helvetica Neue"/>
                <w:color w:val="3C3C3C"/>
                <w:sz w:val="24"/>
                <w:szCs w:val="24"/>
                <w:lang w:eastAsia="zh-CN"/>
              </w:rPr>
              <w:t>的说法哪些是正确的？请选择</w:t>
            </w:r>
            <w:r w:rsidR="009D6105">
              <w:rPr>
                <w:rFonts w:ascii="Helvetica Neue" w:hAnsi="Helvetica Neue" w:hint="eastAsia"/>
                <w:color w:val="3C3C3C"/>
                <w:sz w:val="24"/>
                <w:szCs w:val="24"/>
                <w:lang w:eastAsia="zh-CN"/>
              </w:rPr>
              <w:t>所有符合的选项</w:t>
            </w:r>
            <w:r w:rsidR="009D6105">
              <w:rPr>
                <w:rFonts w:ascii="Helvetica Neue" w:hAnsi="Helvetica Neue"/>
                <w:color w:val="3C3C3C"/>
                <w:sz w:val="24"/>
                <w:szCs w:val="24"/>
                <w:lang w:val="fr-CH" w:eastAsia="zh-CN"/>
              </w:rPr>
              <w:t>。</w:t>
            </w:r>
            <w:r w:rsidR="00683407" w:rsidRPr="002432A3">
              <w:rPr>
                <w:rFonts w:ascii="Helvetica Neue" w:hAnsi="Helvetica Neue"/>
                <w:color w:val="3C3C3C"/>
                <w:sz w:val="24"/>
                <w:szCs w:val="24"/>
                <w:lang w:val="fr-CH" w:eastAsia="zh-CN"/>
              </w:rPr>
              <w:t xml:space="preserve"> </w:t>
            </w:r>
          </w:p>
          <w:p w14:paraId="4B0123A3" w14:textId="77777777" w:rsidR="00683407" w:rsidRPr="002432A3" w:rsidRDefault="009D6105" w:rsidP="00683407">
            <w:pPr>
              <w:pStyle w:val="ListParagraph"/>
              <w:spacing w:line="360" w:lineRule="atLeast"/>
              <w:ind w:left="360" w:hanging="360"/>
              <w:rPr>
                <w:rFonts w:cs="Times New Roman"/>
                <w:lang w:eastAsia="zh-CN"/>
              </w:rPr>
            </w:pPr>
            <w:r>
              <w:rPr>
                <w:rFonts w:ascii="Helvetica Neue" w:hAnsi="Helvetica Neue" w:cs="Times New Roman" w:hint="eastAsia"/>
                <w:color w:val="3C3C3C"/>
                <w:lang w:eastAsia="zh-CN"/>
              </w:rPr>
              <w:t>a</w:t>
            </w:r>
            <w:r w:rsidR="00683407" w:rsidRPr="002432A3">
              <w:rPr>
                <w:rFonts w:ascii="Helvetica Neue" w:hAnsi="Helvetica Neue" w:cs="Times New Roman"/>
                <w:color w:val="3C3C3C"/>
                <w:lang w:eastAsia="zh-CN"/>
              </w:rPr>
              <w:t>)</w:t>
            </w:r>
            <w:r w:rsidR="004D35DC">
              <w:rPr>
                <w:rFonts w:ascii="Times New Roman" w:hAnsi="Times New Roman" w:cs="Times New Roman"/>
                <w:color w:val="3C3C3C"/>
                <w:lang w:eastAsia="zh-CN"/>
              </w:rPr>
              <w:t>   </w:t>
            </w:r>
            <w:r w:rsidR="000F1989" w:rsidRPr="002432A3">
              <w:rPr>
                <w:rFonts w:ascii="Helvetica Neue" w:hAnsi="Helvetica Neue" w:cs="Times New Roman" w:hint="eastAsia"/>
                <w:color w:val="3C3C3C"/>
                <w:lang w:eastAsia="zh-CN"/>
              </w:rPr>
              <w:t>评估</w:t>
            </w:r>
            <w:r w:rsidR="00362CF1" w:rsidRPr="002432A3">
              <w:rPr>
                <w:rFonts w:ascii="Helvetica Neue" w:hAnsi="Helvetica Neue" w:cs="Times New Roman"/>
                <w:color w:val="3C3C3C"/>
                <w:lang w:eastAsia="zh-CN"/>
              </w:rPr>
              <w:t>机会的时候，</w:t>
            </w:r>
            <w:r w:rsidRPr="002432A3">
              <w:rPr>
                <w:rFonts w:ascii="Helvetica Neue" w:hAnsi="Helvetica Neue" w:cs="Times New Roman"/>
                <w:color w:val="3C3C3C"/>
                <w:lang w:val="fr-CH" w:eastAsia="zh-CN"/>
              </w:rPr>
              <w:t>客户的看法不是那么重要</w:t>
            </w:r>
          </w:p>
          <w:p w14:paraId="05C10387" w14:textId="75AD0F1F" w:rsidR="009D6105" w:rsidRDefault="009D6105" w:rsidP="00683407">
            <w:pPr>
              <w:pStyle w:val="ListParagraph"/>
              <w:spacing w:line="360" w:lineRule="atLeast"/>
              <w:ind w:left="360" w:hanging="360"/>
              <w:rPr>
                <w:rFonts w:ascii="Helvetica Neue" w:hAnsi="Helvetica Neue" w:cs="Times New Roman"/>
                <w:color w:val="3C3C3C"/>
                <w:lang w:eastAsia="zh-CN"/>
              </w:rPr>
            </w:pPr>
            <w:r>
              <w:rPr>
                <w:rFonts w:ascii="Helvetica Neue" w:hAnsi="Helvetica Neue" w:cs="Times New Roman" w:hint="eastAsia"/>
                <w:color w:val="3C3C3C"/>
                <w:lang w:eastAsia="zh-CN"/>
              </w:rPr>
              <w:t>b</w:t>
            </w:r>
            <w:r w:rsidRPr="002432A3">
              <w:rPr>
                <w:rFonts w:ascii="Helvetica Neue" w:hAnsi="Helvetica Neue" w:cs="Times New Roman"/>
                <w:color w:val="3C3C3C"/>
                <w:lang w:eastAsia="zh-CN"/>
              </w:rPr>
              <w:t>)</w:t>
            </w:r>
            <w:r w:rsidR="004D35DC">
              <w:rPr>
                <w:rFonts w:ascii="Times New Roman" w:hAnsi="Times New Roman" w:cs="Times New Roman"/>
                <w:color w:val="3C3C3C"/>
                <w:lang w:eastAsia="zh-CN"/>
              </w:rPr>
              <w:t>   </w:t>
            </w:r>
            <w:r w:rsidRPr="002432A3">
              <w:rPr>
                <w:rFonts w:ascii="Helvetica Neue" w:hAnsi="Helvetica Neue" w:cs="Times New Roman" w:hint="eastAsia"/>
                <w:color w:val="3C3C3C"/>
                <w:lang w:eastAsia="zh-CN"/>
              </w:rPr>
              <w:t>评估</w:t>
            </w:r>
            <w:r w:rsidRPr="002432A3">
              <w:rPr>
                <w:rFonts w:ascii="Helvetica Neue" w:hAnsi="Helvetica Neue" w:cs="Times New Roman"/>
                <w:color w:val="3C3C3C"/>
                <w:lang w:eastAsia="zh-CN"/>
              </w:rPr>
              <w:t>机会的时候，只需要考虑</w:t>
            </w:r>
            <w:ins w:id="19" w:author="Qifan Zhang" w:date="2016-08-14T21:23:00Z">
              <w:r w:rsidR="00A0526D">
                <w:rPr>
                  <w:rFonts w:ascii="Helvetica Neue" w:hAnsi="Helvetica Neue" w:cs="Times New Roman" w:hint="eastAsia"/>
                  <w:color w:val="3C3C3C"/>
                  <w:lang w:eastAsia="zh-CN"/>
                </w:rPr>
                <w:t>市场</w:t>
              </w:r>
            </w:ins>
            <w:del w:id="20" w:author="Qifan Zhang" w:date="2016-08-14T21:23:00Z">
              <w:r w:rsidRPr="002432A3" w:rsidDel="00A0526D">
                <w:rPr>
                  <w:rFonts w:ascii="Helvetica Neue" w:hAnsi="Helvetica Neue" w:cs="Times New Roman"/>
                  <w:color w:val="3C3C3C"/>
                  <w:lang w:eastAsia="zh-CN"/>
                </w:rPr>
                <w:delText>客户</w:delText>
              </w:r>
            </w:del>
            <w:r w:rsidRPr="002432A3">
              <w:rPr>
                <w:rFonts w:ascii="Helvetica Neue" w:hAnsi="Helvetica Neue" w:cs="Times New Roman"/>
                <w:color w:val="3C3C3C"/>
                <w:lang w:eastAsia="zh-CN"/>
              </w:rPr>
              <w:t>就够了</w:t>
            </w:r>
          </w:p>
          <w:p w14:paraId="58B10751" w14:textId="77777777" w:rsidR="00683407" w:rsidRPr="002432A3" w:rsidRDefault="00683407" w:rsidP="00683407">
            <w:pPr>
              <w:pStyle w:val="ListParagraph"/>
              <w:spacing w:line="360" w:lineRule="atLeast"/>
              <w:ind w:left="360" w:hanging="360"/>
              <w:rPr>
                <w:rFonts w:cs="Times New Roman"/>
                <w:lang w:eastAsia="zh-CN"/>
              </w:rPr>
            </w:pPr>
            <w:r w:rsidRPr="002432A3">
              <w:rPr>
                <w:rFonts w:ascii="Helvetica Neue" w:hAnsi="Helvetica Neue" w:cs="Times New Roman"/>
                <w:color w:val="3C3C3C"/>
                <w:lang w:eastAsia="zh-CN"/>
              </w:rPr>
              <w:t>c)</w:t>
            </w:r>
            <w:r w:rsidRPr="002432A3">
              <w:rPr>
                <w:rFonts w:ascii="Times New Roman" w:hAnsi="Times New Roman" w:cs="Times New Roman"/>
                <w:color w:val="3C3C3C"/>
                <w:lang w:eastAsia="zh-CN"/>
              </w:rPr>
              <w:t>   </w:t>
            </w:r>
            <w:del w:id="21" w:author="Qifan Zhang" w:date="2016-08-14T21:22:00Z">
              <w:r w:rsidRPr="002432A3" w:rsidDel="00A0526D">
                <w:rPr>
                  <w:rFonts w:ascii="Times New Roman" w:hAnsi="Times New Roman" w:cs="Times New Roman"/>
                  <w:color w:val="3C3C3C"/>
                  <w:lang w:eastAsia="zh-CN"/>
                </w:rPr>
                <w:delText> </w:delText>
              </w:r>
            </w:del>
            <w:r w:rsidR="000F1989" w:rsidRPr="002432A3">
              <w:rPr>
                <w:rFonts w:ascii="Helvetica Neue" w:hAnsi="Helvetica Neue" w:cs="Times New Roman" w:hint="eastAsia"/>
                <w:color w:val="3C3C3C"/>
                <w:lang w:eastAsia="zh-CN"/>
              </w:rPr>
              <w:t>评估</w:t>
            </w:r>
            <w:r w:rsidR="00362CF1" w:rsidRPr="002432A3">
              <w:rPr>
                <w:rFonts w:ascii="Helvetica Neue" w:hAnsi="Helvetica Neue" w:cs="Times New Roman"/>
                <w:color w:val="3C3C3C"/>
                <w:lang w:eastAsia="zh-CN"/>
              </w:rPr>
              <w:t>机会的时候，只需要考虑客户就够了</w:t>
            </w:r>
          </w:p>
          <w:p w14:paraId="1A728DE3" w14:textId="77777777" w:rsidR="00683407" w:rsidRPr="002432A3" w:rsidRDefault="00683407" w:rsidP="00362CF1">
            <w:pPr>
              <w:spacing w:line="360" w:lineRule="atLeast"/>
              <w:rPr>
                <w:sz w:val="24"/>
                <w:szCs w:val="24"/>
                <w:lang w:val="fr-FR" w:eastAsia="zh-CN"/>
              </w:rPr>
            </w:pPr>
            <w:r w:rsidRPr="002432A3">
              <w:rPr>
                <w:rFonts w:ascii="Helvetica Neue" w:hAnsi="Helvetica Neue" w:cs="Times New Roman"/>
                <w:color w:val="3C3C3C"/>
                <w:sz w:val="24"/>
                <w:szCs w:val="24"/>
                <w:lang w:eastAsia="zh-CN"/>
              </w:rPr>
              <w:t>d)</w:t>
            </w:r>
            <w:r w:rsidR="004D35DC">
              <w:rPr>
                <w:rFonts w:ascii="Times New Roman" w:hAnsi="Times New Roman" w:cs="Times New Roman"/>
                <w:color w:val="3C3C3C"/>
                <w:sz w:val="24"/>
                <w:szCs w:val="24"/>
                <w:lang w:eastAsia="zh-CN"/>
              </w:rPr>
              <w:t>   </w:t>
            </w:r>
            <w:r w:rsidR="000F1989" w:rsidRPr="002432A3">
              <w:rPr>
                <w:rFonts w:ascii="Helvetica Neue" w:hAnsi="Helvetica Neue" w:cs="Times New Roman" w:hint="eastAsia"/>
                <w:color w:val="3C3C3C"/>
                <w:sz w:val="24"/>
                <w:szCs w:val="24"/>
                <w:shd w:val="clear" w:color="auto" w:fill="FFFF00"/>
                <w:lang w:eastAsia="zh-CN"/>
              </w:rPr>
              <w:t>评估</w:t>
            </w:r>
            <w:r w:rsidR="002432A3">
              <w:rPr>
                <w:rFonts w:ascii="Helvetica Neue" w:hAnsi="Helvetica Neue" w:cs="Times New Roman"/>
                <w:color w:val="3C3C3C"/>
                <w:sz w:val="24"/>
                <w:szCs w:val="24"/>
                <w:shd w:val="clear" w:color="auto" w:fill="FFFF00"/>
                <w:lang w:eastAsia="zh-CN"/>
              </w:rPr>
              <w:t>机会</w:t>
            </w:r>
            <w:r w:rsidR="002432A3">
              <w:rPr>
                <w:rFonts w:ascii="Helvetica Neue" w:hAnsi="Helvetica Neue" w:cs="Times New Roman" w:hint="eastAsia"/>
                <w:color w:val="3C3C3C"/>
                <w:sz w:val="24"/>
                <w:szCs w:val="24"/>
                <w:shd w:val="clear" w:color="auto" w:fill="FFFF00"/>
                <w:lang w:eastAsia="zh-CN"/>
              </w:rPr>
              <w:t>也需要</w:t>
            </w:r>
            <w:r w:rsidR="00362CF1" w:rsidRPr="002432A3">
              <w:rPr>
                <w:rFonts w:ascii="Helvetica Neue" w:hAnsi="Helvetica Neue" w:cs="Times New Roman"/>
                <w:color w:val="3C3C3C"/>
                <w:sz w:val="24"/>
                <w:szCs w:val="24"/>
                <w:shd w:val="clear" w:color="auto" w:fill="FFFF00"/>
                <w:lang w:eastAsia="zh-CN"/>
              </w:rPr>
              <w:t>从经济角度上来考虑</w:t>
            </w:r>
          </w:p>
        </w:tc>
      </w:tr>
    </w:tbl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86"/>
        <w:gridCol w:w="8769"/>
      </w:tblGrid>
      <w:tr w:rsidR="001A4E30" w:rsidRPr="002432A3" w14:paraId="00E850A4" w14:textId="77777777" w:rsidTr="001A4E30">
        <w:tc>
          <w:tcPr>
            <w:tcW w:w="586" w:type="dxa"/>
          </w:tcPr>
          <w:p w14:paraId="75B8C410" w14:textId="77777777" w:rsidR="001A4E30" w:rsidRPr="002432A3" w:rsidRDefault="001A4E30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/>
                <w:bCs/>
                <w:color w:val="3C3C3C"/>
              </w:rPr>
              <w:t>5</w:t>
            </w:r>
          </w:p>
        </w:tc>
        <w:tc>
          <w:tcPr>
            <w:tcW w:w="8769" w:type="dxa"/>
          </w:tcPr>
          <w:p w14:paraId="4C468423" w14:textId="5D3ED2C9" w:rsidR="00362CF1" w:rsidRPr="002432A3" w:rsidRDefault="005A6B21" w:rsidP="00362CF1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市场测试会很复杂，因为创业者</w:t>
            </w:r>
            <w:del w:id="22" w:author="Qifan Zhang" w:date="2016-08-14T21:24:00Z">
              <w:r w:rsidRPr="002432A3" w:rsidDel="0064391A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delText>的</w:delText>
              </w:r>
            </w:del>
            <w:r w:rsidRPr="002432A3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自身</w:t>
            </w:r>
            <w:ins w:id="23" w:author="Qifan Zhang" w:date="2016-08-14T21:24:00Z">
              <w:r w:rsidR="0064391A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的</w:t>
              </w:r>
            </w:ins>
            <w:r w:rsidRPr="002432A3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需求</w:t>
            </w:r>
            <w:r w:rsidR="00362CF1"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 xml:space="preserve">(1) ________ 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但客户的需求</w:t>
            </w:r>
            <w:r w:rsidR="00362CF1"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 xml:space="preserve"> (2) ________ . </w:t>
            </w:r>
          </w:p>
          <w:p w14:paraId="484802F6" w14:textId="77777777" w:rsidR="00362CF1" w:rsidRPr="004D35DC" w:rsidRDefault="00362CF1" w:rsidP="00362CF1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</w:p>
          <w:p w14:paraId="0DA685D1" w14:textId="77777777" w:rsidR="00362CF1" w:rsidRPr="002432A3" w:rsidRDefault="00362CF1" w:rsidP="00362CF1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(1) </w:t>
            </w:r>
            <w:r w:rsidR="009D5446">
              <w:rPr>
                <w:rFonts w:ascii="Helvetica Neue" w:hAnsi="Helvetica Neue" w:cs="Helvetica Neue"/>
                <w:color w:val="3C3C3C"/>
                <w:lang w:eastAsia="zh-CN"/>
              </w:rPr>
              <w:t>不</w:t>
            </w:r>
            <w:r w:rsidR="009D5446">
              <w:rPr>
                <w:rFonts w:ascii="Helvetica Neue" w:hAnsi="Helvetica Neue" w:cs="Helvetica Neue" w:hint="eastAsia"/>
                <w:color w:val="3C3C3C"/>
                <w:lang w:eastAsia="zh-CN"/>
              </w:rPr>
              <w:t>明确且</w:t>
            </w:r>
            <w:r w:rsidR="005A6B21" w:rsidRPr="002432A3">
              <w:rPr>
                <w:rFonts w:ascii="Helvetica Neue" w:hAnsi="Helvetica Neue" w:cs="Helvetica Neue"/>
                <w:color w:val="3C3C3C"/>
                <w:lang w:eastAsia="zh-CN"/>
              </w:rPr>
              <w:t>有可能不相关</w:t>
            </w:r>
            <w:r w:rsidR="004D35DC">
              <w:rPr>
                <w:rFonts w:ascii="Helvetica Neue" w:hAnsi="Helvetica Neue" w:cs="Helvetica Neue"/>
                <w:color w:val="3C3C3C"/>
                <w:lang w:eastAsia="zh-CN"/>
              </w:rPr>
              <w:t xml:space="preserve">, 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(2) </w:t>
            </w:r>
            <w:r w:rsidR="009D5446">
              <w:rPr>
                <w:rFonts w:ascii="Helvetica Neue" w:hAnsi="Helvetica Neue" w:cs="Helvetica Neue"/>
                <w:color w:val="3C3C3C"/>
                <w:lang w:eastAsia="zh-CN"/>
              </w:rPr>
              <w:t>明确</w:t>
            </w:r>
            <w:r w:rsidR="009D5446">
              <w:rPr>
                <w:rFonts w:ascii="Helvetica Neue" w:hAnsi="Helvetica Neue" w:cs="Helvetica Neue" w:hint="eastAsia"/>
                <w:color w:val="3C3C3C"/>
                <w:lang w:eastAsia="zh-CN"/>
              </w:rPr>
              <w:t>且</w:t>
            </w:r>
            <w:r w:rsidR="005A6B21" w:rsidRPr="002432A3">
              <w:rPr>
                <w:rFonts w:ascii="Helvetica Neue" w:hAnsi="Helvetica Neue" w:cs="Helvetica Neue"/>
                <w:color w:val="3C3C3C"/>
                <w:lang w:eastAsia="zh-CN"/>
              </w:rPr>
              <w:t>相关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</w:p>
          <w:p w14:paraId="48684C5C" w14:textId="06197D76" w:rsidR="00362CF1" w:rsidRPr="004D35DC" w:rsidRDefault="00362CF1" w:rsidP="00362CF1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60" w:lineRule="atLeast"/>
              <w:ind w:left="328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lastRenderedPageBreak/>
              <w:t>(1)</w:t>
            </w:r>
            <w:r w:rsidR="005A6B21" w:rsidRPr="002432A3">
              <w:rPr>
                <w:rFonts w:ascii="Helvetica Neue" w:hAnsi="Helvetica Neue" w:cs="Helvetica Neue" w:hint="eastAsia"/>
                <w:color w:val="3C3C3C"/>
                <w:lang w:eastAsia="zh-CN"/>
              </w:rPr>
              <w:t xml:space="preserve"> </w:t>
            </w:r>
            <w:r w:rsidR="009D5446">
              <w:rPr>
                <w:rFonts w:ascii="Helvetica Neue" w:hAnsi="Helvetica Neue" w:cs="Helvetica Neue" w:hint="eastAsia"/>
                <w:color w:val="3C3C3C"/>
                <w:lang w:eastAsia="zh-CN"/>
              </w:rPr>
              <w:t>不明确且</w:t>
            </w:r>
            <w:r w:rsidR="005A6B21" w:rsidRPr="002432A3">
              <w:rPr>
                <w:rFonts w:ascii="Helvetica Neue" w:hAnsi="Helvetica Neue" w:cs="Helvetica Neue" w:hint="eastAsia"/>
                <w:color w:val="3C3C3C"/>
                <w:lang w:eastAsia="zh-CN"/>
              </w:rPr>
              <w:t>相关</w:t>
            </w:r>
            <w:r w:rsidR="004D35DC">
              <w:rPr>
                <w:rFonts w:ascii="Helvetica Neue" w:hAnsi="Helvetica Neue" w:cs="Helvetica Neue"/>
                <w:color w:val="3C3C3C"/>
                <w:lang w:eastAsia="zh-CN"/>
              </w:rPr>
              <w:t>,</w:t>
            </w:r>
            <w:r w:rsidRPr="004D35DC">
              <w:rPr>
                <w:rFonts w:ascii="Helvetica Neue" w:hAnsi="Helvetica Neue" w:cs="Helvetica Neue"/>
                <w:color w:val="3C3C3C"/>
                <w:lang w:eastAsia="zh-CN"/>
              </w:rPr>
              <w:t xml:space="preserve"> (2)</w:t>
            </w:r>
            <w:r w:rsidR="005A6B21" w:rsidRPr="004D35DC">
              <w:rPr>
                <w:rFonts w:ascii="Helvetica Neue" w:hAnsi="Helvetica Neue" w:cs="Helvetica Neue" w:hint="eastAsia"/>
                <w:color w:val="3C3C3C"/>
                <w:lang w:eastAsia="zh-CN"/>
              </w:rPr>
              <w:t xml:space="preserve"> </w:t>
            </w:r>
            <w:r w:rsidR="00140F4A" w:rsidRPr="004D35DC">
              <w:rPr>
                <w:rFonts w:ascii="Helvetica Neue" w:hAnsi="Helvetica Neue" w:cs="Helvetica Neue" w:hint="eastAsia"/>
                <w:color w:val="3C3C3C"/>
                <w:lang w:eastAsia="zh-CN"/>
              </w:rPr>
              <w:t>明确</w:t>
            </w:r>
            <w:ins w:id="24" w:author="Qifan Zhang" w:date="2016-08-14T21:26:00Z">
              <w:r w:rsidR="0064391A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且</w:t>
              </w:r>
            </w:ins>
            <w:del w:id="25" w:author="Qifan Zhang" w:date="2016-08-14T21:25:00Z">
              <w:r w:rsidR="00140F4A" w:rsidRPr="004D35DC" w:rsidDel="0064391A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delText>但</w:delText>
              </w:r>
            </w:del>
            <w:r w:rsidR="005A6B21" w:rsidRPr="004D35DC">
              <w:rPr>
                <w:rFonts w:ascii="Helvetica Neue" w:hAnsi="Helvetica Neue" w:cs="Helvetica Neue" w:hint="eastAsia"/>
                <w:color w:val="3C3C3C"/>
                <w:lang w:eastAsia="zh-CN"/>
              </w:rPr>
              <w:t>可能</w:t>
            </w:r>
            <w:r w:rsidR="00140F4A" w:rsidRPr="004D35DC">
              <w:rPr>
                <w:rFonts w:ascii="Helvetica Neue" w:hAnsi="Helvetica Neue" w:cs="Helvetica Neue" w:hint="eastAsia"/>
                <w:color w:val="3C3C3C"/>
                <w:lang w:eastAsia="zh-CN"/>
              </w:rPr>
              <w:t>有</w:t>
            </w:r>
            <w:r w:rsidR="005A6B21" w:rsidRPr="004D35DC">
              <w:rPr>
                <w:rFonts w:ascii="Helvetica Neue" w:hAnsi="Helvetica Neue" w:cs="Helvetica Neue" w:hint="eastAsia"/>
                <w:color w:val="3C3C3C"/>
                <w:lang w:eastAsia="zh-CN"/>
              </w:rPr>
              <w:t>误导</w:t>
            </w:r>
            <w:r w:rsidR="00140F4A" w:rsidRPr="004D35DC">
              <w:rPr>
                <w:rFonts w:ascii="Helvetica Neue" w:hAnsi="Helvetica Neue" w:cs="Helvetica Neue" w:hint="eastAsia"/>
                <w:color w:val="3C3C3C"/>
                <w:lang w:eastAsia="zh-CN"/>
              </w:rPr>
              <w:t>性</w:t>
            </w:r>
            <w:r w:rsidRPr="004D35DC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</w:p>
          <w:p w14:paraId="6446506B" w14:textId="6B27D230" w:rsidR="00362CF1" w:rsidRPr="004D35DC" w:rsidRDefault="00362CF1" w:rsidP="004D35D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>c)</w:t>
            </w:r>
            <w:ins w:id="26" w:author="Qifan Zhang" w:date="2016-08-14T21:25:00Z">
              <w:r w:rsidR="0064391A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 xml:space="preserve"> </w:t>
              </w:r>
            </w:ins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(1) </w:t>
            </w:r>
            <w:r w:rsidR="00140F4A">
              <w:rPr>
                <w:rFonts w:ascii="Helvetica Neue" w:hAnsi="Helvetica Neue" w:cs="Helvetica Neue" w:hint="eastAsia"/>
                <w:color w:val="3C3C3C"/>
                <w:highlight w:val="yellow"/>
                <w:lang w:eastAsia="zh-CN"/>
              </w:rPr>
              <w:t>明确</w:t>
            </w:r>
            <w:ins w:id="27" w:author="Qifan Zhang" w:date="2016-08-14T21:26:00Z">
              <w:r w:rsidR="00EE56AD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且</w:t>
              </w:r>
            </w:ins>
            <w:del w:id="28" w:author="Qifan Zhang" w:date="2016-08-14T21:26:00Z">
              <w:r w:rsidR="00140F4A" w:rsidDel="00EE56AD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delText>但</w:delText>
              </w:r>
            </w:del>
            <w:r w:rsidR="005A6B21" w:rsidRPr="002432A3">
              <w:rPr>
                <w:rFonts w:ascii="Helvetica Neue" w:hAnsi="Helvetica Neue" w:cs="Helvetica Neue" w:hint="eastAsia"/>
                <w:color w:val="3C3C3C"/>
                <w:highlight w:val="yellow"/>
                <w:lang w:eastAsia="zh-CN"/>
              </w:rPr>
              <w:t>可能</w:t>
            </w:r>
            <w:r w:rsidR="00140F4A">
              <w:rPr>
                <w:rFonts w:ascii="Helvetica Neue" w:hAnsi="Helvetica Neue" w:cs="Helvetica Neue" w:hint="eastAsia"/>
                <w:color w:val="3C3C3C"/>
                <w:highlight w:val="yellow"/>
                <w:lang w:eastAsia="zh-CN"/>
              </w:rPr>
              <w:t>有</w:t>
            </w:r>
            <w:r w:rsidR="005A6B21" w:rsidRPr="002432A3">
              <w:rPr>
                <w:rFonts w:ascii="Helvetica Neue" w:hAnsi="Helvetica Neue" w:cs="Helvetica Neue" w:hint="eastAsia"/>
                <w:color w:val="3C3C3C"/>
                <w:highlight w:val="yellow"/>
                <w:lang w:eastAsia="zh-CN"/>
              </w:rPr>
              <w:t>误导</w:t>
            </w:r>
            <w:r w:rsidR="00140F4A">
              <w:rPr>
                <w:rFonts w:ascii="Helvetica Neue" w:hAnsi="Helvetica Neue" w:cs="Helvetica Neue" w:hint="eastAsia"/>
                <w:color w:val="3C3C3C"/>
                <w:highlight w:val="yellow"/>
                <w:lang w:eastAsia="zh-CN"/>
              </w:rPr>
              <w:t>性</w:t>
            </w:r>
            <w:r w:rsidRPr="004D35DC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 (2) </w:t>
            </w:r>
            <w:r w:rsidR="009D5446" w:rsidRPr="004D35DC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不明确</w:t>
            </w:r>
            <w:r w:rsidR="009D5446" w:rsidRPr="004D35DC">
              <w:rPr>
                <w:rFonts w:ascii="Helvetica Neue" w:hAnsi="Helvetica Neue" w:cs="Helvetica Neue" w:hint="eastAsia"/>
                <w:color w:val="3C3C3C"/>
                <w:highlight w:val="yellow"/>
                <w:lang w:eastAsia="zh-CN"/>
              </w:rPr>
              <w:t>且</w:t>
            </w:r>
            <w:r w:rsidR="005A6B21" w:rsidRPr="004D35DC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相关</w:t>
            </w:r>
            <w:r w:rsidRPr="004D35DC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</w:p>
          <w:p w14:paraId="78880165" w14:textId="2201EC0F" w:rsidR="00362CF1" w:rsidRPr="002432A3" w:rsidRDefault="00362CF1" w:rsidP="00362CF1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atLeast"/>
              <w:ind w:left="0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>d)</w:t>
            </w:r>
            <w:ins w:id="29" w:author="Qifan Zhang" w:date="2016-08-14T21:25:00Z">
              <w:r w:rsidR="0064391A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 xml:space="preserve"> </w:t>
              </w:r>
            </w:ins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(1) </w:t>
            </w:r>
            <w:r w:rsidR="009D5446">
              <w:rPr>
                <w:rFonts w:ascii="Helvetica Neue" w:hAnsi="Helvetica Neue" w:cs="Helvetica Neue"/>
                <w:color w:val="3C3C3C"/>
                <w:lang w:eastAsia="zh-CN"/>
              </w:rPr>
              <w:t>明确</w:t>
            </w:r>
            <w:r w:rsidR="009D5446">
              <w:rPr>
                <w:rFonts w:ascii="Helvetica Neue" w:hAnsi="Helvetica Neue" w:cs="Helvetica Neue" w:hint="eastAsia"/>
                <w:color w:val="3C3C3C"/>
                <w:lang w:eastAsia="zh-CN"/>
              </w:rPr>
              <w:t>且</w:t>
            </w:r>
            <w:r w:rsidR="005A6B21" w:rsidRPr="002432A3">
              <w:rPr>
                <w:rFonts w:ascii="Helvetica Neue" w:hAnsi="Helvetica Neue" w:cs="Helvetica Neue"/>
                <w:color w:val="3C3C3C"/>
                <w:lang w:eastAsia="zh-CN"/>
              </w:rPr>
              <w:t>相关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(2) </w:t>
            </w:r>
            <w:r w:rsidR="00140F4A">
              <w:rPr>
                <w:rFonts w:ascii="Helvetica Neue" w:hAnsi="Helvetica Neue" w:cs="Helvetica Neue"/>
                <w:color w:val="3C3C3C"/>
                <w:lang w:eastAsia="zh-CN"/>
              </w:rPr>
              <w:t>不明确且</w:t>
            </w:r>
            <w:r w:rsidR="005A6B21" w:rsidRPr="002432A3">
              <w:rPr>
                <w:rFonts w:ascii="Helvetica Neue" w:hAnsi="Helvetica Neue" w:cs="Helvetica Neue"/>
                <w:color w:val="3C3C3C"/>
                <w:lang w:eastAsia="zh-CN"/>
              </w:rPr>
              <w:t>可能</w:t>
            </w:r>
            <w:r w:rsidR="00140F4A">
              <w:rPr>
                <w:rFonts w:ascii="Helvetica Neue" w:hAnsi="Helvetica Neue" w:cs="Helvetica Neue" w:hint="eastAsia"/>
                <w:color w:val="3C3C3C"/>
                <w:lang w:eastAsia="zh-CN"/>
              </w:rPr>
              <w:t>有</w:t>
            </w:r>
            <w:r w:rsidR="005A6B21" w:rsidRPr="002432A3">
              <w:rPr>
                <w:rFonts w:ascii="Helvetica Neue" w:hAnsi="Helvetica Neue" w:cs="Helvetica Neue"/>
                <w:color w:val="3C3C3C"/>
                <w:lang w:eastAsia="zh-CN"/>
              </w:rPr>
              <w:t>误导</w:t>
            </w:r>
            <w:r w:rsidR="00140F4A">
              <w:rPr>
                <w:rFonts w:ascii="Helvetica Neue" w:hAnsi="Helvetica Neue" w:cs="Helvetica Neue" w:hint="eastAsia"/>
                <w:color w:val="3C3C3C"/>
                <w:lang w:eastAsia="zh-CN"/>
              </w:rPr>
              <w:t>性</w:t>
            </w:r>
          </w:p>
          <w:p w14:paraId="14AA6872" w14:textId="77777777" w:rsidR="00362CF1" w:rsidRPr="00140F4A" w:rsidRDefault="00362CF1" w:rsidP="00362CF1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atLeast"/>
              <w:ind w:left="0"/>
              <w:rPr>
                <w:rFonts w:ascii="Helvetica Neue" w:hAnsi="Helvetica Neue" w:cs="Helvetica Neue"/>
                <w:color w:val="3C3C3C"/>
                <w:lang w:eastAsia="zh-CN"/>
              </w:rPr>
            </w:pPr>
          </w:p>
          <w:p w14:paraId="68758E7D" w14:textId="77777777" w:rsidR="00362CF1" w:rsidRPr="004D35DC" w:rsidRDefault="005A6B21" w:rsidP="004D35D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</w:rPr>
              <w:t>释疑：请参考</w:t>
            </w:r>
            <w:r w:rsidR="000F1989" w:rsidRPr="002432A3">
              <w:rPr>
                <w:rFonts w:ascii="Helvetica Neue" w:hAnsi="Helvetica Neue" w:cs="Helvetica Neue"/>
                <w:bCs/>
                <w:color w:val="3C3C3C"/>
              </w:rPr>
              <w:t>课程</w:t>
            </w:r>
            <w:r w:rsidRPr="002432A3">
              <w:rPr>
                <w:rFonts w:ascii="Helvetica Neue" w:hAnsi="Helvetica Neue" w:cs="Helvetica Neue"/>
                <w:bCs/>
                <w:color w:val="3C3C3C"/>
              </w:rPr>
              <w:t>2.4</w:t>
            </w:r>
          </w:p>
        </w:tc>
      </w:tr>
      <w:tr w:rsidR="001A4E30" w:rsidRPr="002432A3" w14:paraId="41F06950" w14:textId="77777777" w:rsidTr="001A4E30">
        <w:tc>
          <w:tcPr>
            <w:tcW w:w="586" w:type="dxa"/>
          </w:tcPr>
          <w:p w14:paraId="6B6A6763" w14:textId="77777777" w:rsidR="001A4E30" w:rsidRPr="002432A3" w:rsidRDefault="001A4E30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/>
                <w:bCs/>
                <w:color w:val="3C3C3C"/>
              </w:rPr>
              <w:lastRenderedPageBreak/>
              <w:t>6</w:t>
            </w:r>
          </w:p>
        </w:tc>
        <w:tc>
          <w:tcPr>
            <w:tcW w:w="8769" w:type="dxa"/>
          </w:tcPr>
          <w:p w14:paraId="6C0D2990" w14:textId="26F1EF28" w:rsidR="00020033" w:rsidRPr="004D35DC" w:rsidRDefault="00020033" w:rsidP="00020033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以下哪一项</w:t>
            </w:r>
            <w:r w:rsidRPr="005C42AA">
              <w:rPr>
                <w:rFonts w:ascii="Helvetica Neue" w:hAnsi="Helvetica Neue" w:cs="Helvetica Neue" w:hint="eastAsia"/>
                <w:bCs/>
                <w:color w:val="3C3C3C"/>
                <w:u w:val="single"/>
                <w:lang w:eastAsia="zh-CN"/>
                <w:rPrChange w:id="30" w:author="Qifan Zhang" w:date="2016-08-14T21:27:00Z">
                  <w:rPr>
                    <w:rFonts w:ascii="Helvetica Neue" w:hAnsi="Helvetica Neue" w:cs="Helvetica Neue" w:hint="eastAsia"/>
                    <w:bCs/>
                    <w:color w:val="3C3C3C"/>
                    <w:lang w:eastAsia="zh-CN"/>
                  </w:rPr>
                </w:rPrChange>
              </w:rPr>
              <w:t>不是</w:t>
            </w:r>
            <w:ins w:id="31" w:author="Qifan Zhang" w:date="2016-08-14T21:28:00Z">
              <w:r w:rsidR="005C42AA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测试</w:t>
              </w:r>
            </w:ins>
            <w:del w:id="32" w:author="Qifan Zhang" w:date="2016-08-14T21:28:00Z">
              <w:r w:rsidRPr="002432A3" w:rsidDel="005C42AA">
                <w:rPr>
                  <w:rFonts w:ascii="Helvetica Neue" w:hAnsi="Helvetica Neue" w:cs="Helvetica Neue"/>
                  <w:bCs/>
                  <w:color w:val="3C3C3C"/>
                  <w:lang w:eastAsia="zh-CN"/>
                </w:rPr>
                <w:delText>检测</w:delText>
              </w:r>
            </w:del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潜在目标市场的主要步骤？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 xml:space="preserve"> </w:t>
            </w:r>
          </w:p>
          <w:p w14:paraId="50007492" w14:textId="77777777" w:rsidR="00020033" w:rsidRPr="002432A3" w:rsidRDefault="00020033" w:rsidP="00020033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a) 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>制定成本预测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</w:p>
          <w:p w14:paraId="3C84D73C" w14:textId="77777777" w:rsidR="00020033" w:rsidRPr="002432A3" w:rsidRDefault="00020033" w:rsidP="00020033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b) </w:t>
            </w:r>
            <w:r w:rsidR="002516CA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获取竞争对手的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内部</w:t>
            </w:r>
            <w:r w:rsidR="002516CA">
              <w:rPr>
                <w:rFonts w:ascii="Helvetica Neue" w:hAnsi="Helvetica Neue" w:cs="Helvetica Neue" w:hint="eastAsia"/>
                <w:color w:val="3C3C3C"/>
                <w:highlight w:val="yellow"/>
                <w:lang w:eastAsia="zh-CN"/>
              </w:rPr>
              <w:t>机密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文件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 </w:t>
            </w:r>
          </w:p>
          <w:p w14:paraId="4F41FC9A" w14:textId="77777777" w:rsidR="00020033" w:rsidRPr="002432A3" w:rsidRDefault="00020033" w:rsidP="00020033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c) </w:t>
            </w:r>
            <w:r w:rsidR="004D35DC">
              <w:rPr>
                <w:rFonts w:ascii="Helvetica Neue" w:hAnsi="Helvetica Neue" w:cs="Helvetica Neue" w:hint="eastAsia"/>
                <w:color w:val="3C3C3C"/>
                <w:lang w:eastAsia="zh-CN"/>
              </w:rPr>
              <w:t>制作</w:t>
            </w:r>
            <w:r w:rsidR="004D35DC">
              <w:rPr>
                <w:rFonts w:ascii="Helvetica Neue" w:hAnsi="Helvetica Neue" w:cs="Helvetica Neue"/>
                <w:color w:val="3C3C3C"/>
                <w:lang w:eastAsia="zh-CN"/>
              </w:rPr>
              <w:t>产品</w:t>
            </w:r>
            <w:r w:rsidR="004D35DC">
              <w:rPr>
                <w:rFonts w:ascii="Helvetica Neue" w:hAnsi="Helvetica Neue" w:cs="Helvetica Neue" w:hint="eastAsia"/>
                <w:color w:val="3C3C3C"/>
                <w:lang w:eastAsia="zh-CN"/>
              </w:rPr>
              <w:t>或</w:t>
            </w:r>
            <w:r w:rsidR="004D35DC">
              <w:rPr>
                <w:rFonts w:ascii="Helvetica Neue" w:hAnsi="Helvetica Neue" w:cs="Helvetica Neue"/>
                <w:color w:val="3C3C3C"/>
                <w:lang w:eastAsia="zh-CN"/>
              </w:rPr>
              <w:t>服务原型</w:t>
            </w:r>
          </w:p>
          <w:p w14:paraId="318477B0" w14:textId="77777777" w:rsidR="00020033" w:rsidRPr="004D35DC" w:rsidRDefault="00020033" w:rsidP="00020033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d) </w:t>
            </w:r>
            <w:r w:rsidR="00A147A2" w:rsidRPr="002432A3">
              <w:rPr>
                <w:rFonts w:ascii="Helvetica Neue" w:hAnsi="Helvetica Neue" w:cs="Helvetica Neue"/>
                <w:color w:val="3C3C3C"/>
                <w:lang w:eastAsia="zh-CN"/>
              </w:rPr>
              <w:t>开拓客户</w:t>
            </w:r>
          </w:p>
        </w:tc>
      </w:tr>
      <w:tr w:rsidR="001A4E30" w:rsidRPr="002432A3" w14:paraId="5CD4D17E" w14:textId="77777777" w:rsidTr="001A4E30">
        <w:tc>
          <w:tcPr>
            <w:tcW w:w="586" w:type="dxa"/>
          </w:tcPr>
          <w:p w14:paraId="3F04FBC1" w14:textId="77777777" w:rsidR="001A4E30" w:rsidRPr="002432A3" w:rsidRDefault="001A4E30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/>
                <w:bCs/>
                <w:color w:val="3C3C3C"/>
              </w:rPr>
              <w:t>7</w:t>
            </w:r>
          </w:p>
        </w:tc>
        <w:tc>
          <w:tcPr>
            <w:tcW w:w="8769" w:type="dxa"/>
          </w:tcPr>
          <w:p w14:paraId="3D3ADED9" w14:textId="08B8260D" w:rsidR="003C42C4" w:rsidRPr="002432A3" w:rsidRDefault="003C42C4" w:rsidP="000A57AA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“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分离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”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和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“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重连</w:t>
            </w: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”</w:t>
            </w:r>
            <w:del w:id="33" w:author="Qifan Zhang" w:date="2016-08-14T21:41:00Z">
              <w:r w:rsidRPr="002432A3" w:rsidDel="0049588F">
                <w:rPr>
                  <w:rFonts w:ascii="Helvetica Neue" w:hAnsi="Helvetica Neue" w:cs="Helvetica Neue"/>
                  <w:bCs/>
                  <w:color w:val="3C3C3C"/>
                  <w:lang w:eastAsia="zh-CN"/>
                </w:rPr>
                <w:delText>涉及以</w:delText>
              </w:r>
            </w:del>
            <w:ins w:id="34" w:author="Qifan Zhang" w:date="2016-08-14T21:41:00Z">
              <w:r w:rsidR="0049588F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指的是这样的</w:t>
              </w:r>
            </w:ins>
            <w:del w:id="35" w:author="Qifan Zhang" w:date="2016-08-14T21:41:00Z">
              <w:r w:rsidRPr="002432A3" w:rsidDel="0049588F">
                <w:rPr>
                  <w:rFonts w:ascii="Helvetica Neue" w:hAnsi="Helvetica Neue" w:cs="Helvetica Neue"/>
                  <w:bCs/>
                  <w:color w:val="3C3C3C"/>
                  <w:lang w:eastAsia="zh-CN"/>
                </w:rPr>
                <w:delText>下</w:delText>
              </w:r>
            </w:del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流程：</w:t>
            </w:r>
          </w:p>
          <w:p w14:paraId="16840C77" w14:textId="0F527404" w:rsidR="000A57AA" w:rsidRPr="002432A3" w:rsidRDefault="000A57AA" w:rsidP="000A57AA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i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a) </w:t>
            </w:r>
            <w:r w:rsidR="003C42C4" w:rsidRPr="002432A3">
              <w:rPr>
                <w:rFonts w:ascii="Helvetica Neue" w:hAnsi="Helvetica Neue" w:cs="Helvetica Neue"/>
                <w:color w:val="3C3C3C"/>
                <w:lang w:eastAsia="zh-CN"/>
              </w:rPr>
              <w:t>拆开一台机器（比如</w:t>
            </w:r>
            <w:ins w:id="36" w:author="Qifan Zhang" w:date="2016-08-14T21:34:00Z">
              <w:r w:rsidR="00D7326D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，</w:t>
              </w:r>
            </w:ins>
            <w:del w:id="37" w:author="Qifan Zhang" w:date="2016-08-14T21:34:00Z">
              <w:r w:rsidR="003C42C4" w:rsidRPr="002432A3" w:rsidDel="00D7326D">
                <w:rPr>
                  <w:rFonts w:ascii="Helvetica Neue" w:hAnsi="Helvetica Neue" w:cs="Helvetica Neue"/>
                  <w:color w:val="3C3C3C"/>
                  <w:lang w:eastAsia="zh-CN"/>
                </w:rPr>
                <w:delText>：</w:delText>
              </w:r>
            </w:del>
            <w:r w:rsidR="003C42C4" w:rsidRPr="002432A3">
              <w:rPr>
                <w:rFonts w:ascii="Helvetica Neue" w:hAnsi="Helvetica Neue" w:cs="Helvetica Neue"/>
                <w:color w:val="3C3C3C"/>
                <w:lang w:eastAsia="zh-CN"/>
              </w:rPr>
              <w:t>电脑）观察内部结构，然后重</w:t>
            </w:r>
            <w:ins w:id="38" w:author="Qifan Zhang" w:date="2016-08-14T21:34:00Z">
              <w:r w:rsidR="00D7326D">
                <w:rPr>
                  <w:rFonts w:ascii="Menlo Regular" w:hAnsi="Menlo Regular" w:cs="Menlo Regular" w:hint="eastAsia"/>
                  <w:color w:val="3C3C3C"/>
                  <w:lang w:eastAsia="zh-CN"/>
                </w:rPr>
                <w:t>新组</w:t>
              </w:r>
            </w:ins>
            <w:r w:rsidR="003C42C4" w:rsidRPr="002432A3">
              <w:rPr>
                <w:rFonts w:ascii="Helvetica Neue" w:hAnsi="Helvetica Neue" w:cs="Helvetica Neue"/>
                <w:color w:val="3C3C3C"/>
                <w:lang w:eastAsia="zh-CN"/>
              </w:rPr>
              <w:t>装</w:t>
            </w:r>
            <w:ins w:id="39" w:author="Qifan Zhang" w:date="2016-08-14T21:34:00Z">
              <w:r w:rsidR="00D7326D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起来</w:t>
              </w:r>
            </w:ins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</w:p>
          <w:p w14:paraId="62DEFEB4" w14:textId="75809AD3" w:rsidR="000A57AA" w:rsidRPr="002432A3" w:rsidRDefault="000A57AA" w:rsidP="000A57AA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b) </w:t>
            </w:r>
            <w:r w:rsidR="003C42C4" w:rsidRPr="002432A3">
              <w:rPr>
                <w:rFonts w:ascii="Helvetica Neue" w:hAnsi="Helvetica Neue" w:cs="Helvetica Neue"/>
                <w:color w:val="3C3C3C"/>
                <w:lang w:eastAsia="zh-CN"/>
              </w:rPr>
              <w:t>去除初创团队成员的</w:t>
            </w:r>
            <w:ins w:id="40" w:author="Qifan Zhang" w:date="2016-08-14T21:36:00Z">
              <w:r w:rsidR="0051723D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职位名称</w:t>
              </w:r>
            </w:ins>
            <w:del w:id="41" w:author="Qifan Zhang" w:date="2016-08-14T21:36:00Z">
              <w:r w:rsidR="003C42C4" w:rsidRPr="002432A3" w:rsidDel="0051723D">
                <w:rPr>
                  <w:rFonts w:ascii="Helvetica Neue" w:hAnsi="Helvetica Neue" w:cs="Helvetica Neue"/>
                  <w:color w:val="3C3C3C"/>
                  <w:lang w:eastAsia="zh-CN"/>
                </w:rPr>
                <w:delText>职务</w:delText>
              </w:r>
            </w:del>
            <w:r w:rsidR="003C42C4" w:rsidRPr="002432A3">
              <w:rPr>
                <w:rFonts w:ascii="Helvetica Neue" w:hAnsi="Helvetica Neue" w:cs="Helvetica Neue"/>
                <w:color w:val="3C3C3C"/>
                <w:lang w:eastAsia="zh-CN"/>
              </w:rPr>
              <w:t>，考量核心能力并重新分配职责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</w:p>
          <w:p w14:paraId="1FDE388D" w14:textId="3FB3ADC9" w:rsidR="000A57AA" w:rsidRPr="002432A3" w:rsidRDefault="000A57AA" w:rsidP="000A57AA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c) </w:t>
            </w:r>
            <w:r w:rsidR="001424FC"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将一个核心技术从其现有</w:t>
            </w:r>
            <w:del w:id="42" w:author="Qifan Zhang" w:date="2016-08-14T21:37:00Z">
              <w:r w:rsidR="001424FC" w:rsidRPr="002432A3" w:rsidDel="00022C84">
                <w:rPr>
                  <w:rFonts w:ascii="Helvetica Neue" w:hAnsi="Helvetica Neue" w:cs="Helvetica Neue"/>
                  <w:color w:val="3C3C3C"/>
                  <w:highlight w:val="yellow"/>
                  <w:lang w:eastAsia="zh-CN"/>
                </w:rPr>
                <w:delText>的</w:delText>
              </w:r>
            </w:del>
            <w:r w:rsidR="001424FC"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市场应用分离出来</w:t>
            </w:r>
            <w:ins w:id="43" w:author="Qifan Zhang" w:date="2016-08-14T21:37:00Z">
              <w:r w:rsidR="00022C84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，</w:t>
              </w:r>
            </w:ins>
            <w:r w:rsidR="001424FC"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并尝试</w:t>
            </w:r>
            <w:ins w:id="44" w:author="Qifan Zhang" w:date="2016-08-14T21:37:00Z">
              <w:r w:rsidR="00022C84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与</w:t>
              </w:r>
            </w:ins>
            <w:del w:id="45" w:author="Qifan Zhang" w:date="2016-08-14T21:37:00Z">
              <w:r w:rsidR="001424FC" w:rsidRPr="002432A3" w:rsidDel="00022C84">
                <w:rPr>
                  <w:rFonts w:ascii="Helvetica Neue" w:hAnsi="Helvetica Neue" w:cs="Helvetica Neue"/>
                  <w:color w:val="3C3C3C"/>
                  <w:highlight w:val="yellow"/>
                  <w:lang w:eastAsia="zh-CN"/>
                </w:rPr>
                <w:delText>和</w:delText>
              </w:r>
            </w:del>
            <w:r w:rsidR="001424FC"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其他市场</w:t>
            </w:r>
            <w:ins w:id="46" w:author="Qifan Zhang" w:date="2016-08-14T21:37:00Z">
              <w:r w:rsidR="00022C84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连接起来</w:t>
              </w:r>
            </w:ins>
            <w:del w:id="47" w:author="Qifan Zhang" w:date="2016-08-14T21:37:00Z">
              <w:r w:rsidR="001424FC" w:rsidRPr="002432A3" w:rsidDel="00022C84">
                <w:rPr>
                  <w:rFonts w:ascii="Helvetica Neue" w:hAnsi="Helvetica Neue" w:cs="Helvetica Neue"/>
                  <w:color w:val="3C3C3C"/>
                  <w:highlight w:val="yellow"/>
                  <w:lang w:eastAsia="zh-CN"/>
                </w:rPr>
                <w:delText>进行连接</w:delText>
              </w:r>
            </w:del>
          </w:p>
          <w:p w14:paraId="2B2C480C" w14:textId="178A1972" w:rsidR="000A57AA" w:rsidRPr="002432A3" w:rsidRDefault="000A57AA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i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d) </w:t>
            </w:r>
            <w:r w:rsidR="002516CA">
              <w:rPr>
                <w:rFonts w:ascii="Helvetica Neue" w:hAnsi="Helvetica Neue" w:cs="Helvetica Neue"/>
                <w:color w:val="3C3C3C"/>
                <w:lang w:eastAsia="zh-CN"/>
              </w:rPr>
              <w:t>将一家创业企业从</w:t>
            </w:r>
            <w:r w:rsidR="002516CA">
              <w:rPr>
                <w:rFonts w:ascii="Helvetica Neue" w:hAnsi="Helvetica Neue" w:cs="Helvetica Neue" w:hint="eastAsia"/>
                <w:color w:val="3C3C3C"/>
                <w:lang w:eastAsia="zh-CN"/>
              </w:rPr>
              <w:t>目前</w:t>
            </w:r>
            <w:r w:rsidR="001424FC" w:rsidRPr="002432A3">
              <w:rPr>
                <w:rFonts w:ascii="Helvetica Neue" w:hAnsi="Helvetica Neue" w:cs="Helvetica Neue"/>
                <w:color w:val="3C3C3C"/>
                <w:lang w:eastAsia="zh-CN"/>
              </w:rPr>
              <w:t>的</w:t>
            </w:r>
            <w:ins w:id="48" w:author="Qifan Zhang" w:date="2016-08-14T21:38:00Z">
              <w:r w:rsidR="00022C84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融资</w:t>
              </w:r>
            </w:ins>
            <w:del w:id="49" w:author="Qifan Zhang" w:date="2016-08-14T21:38:00Z">
              <w:r w:rsidR="001424FC" w:rsidRPr="002432A3" w:rsidDel="00022C84">
                <w:rPr>
                  <w:rFonts w:ascii="Helvetica Neue" w:hAnsi="Helvetica Neue" w:cs="Helvetica Neue"/>
                  <w:color w:val="3C3C3C"/>
                  <w:lang w:eastAsia="zh-CN"/>
                </w:rPr>
                <w:delText>资金</w:delText>
              </w:r>
            </w:del>
            <w:r w:rsidR="001424FC" w:rsidRPr="002432A3">
              <w:rPr>
                <w:rFonts w:ascii="Helvetica Neue" w:hAnsi="Helvetica Neue" w:cs="Helvetica Neue"/>
                <w:color w:val="3C3C3C"/>
                <w:lang w:eastAsia="zh-CN"/>
              </w:rPr>
              <w:t>机制分离出来，</w:t>
            </w:r>
            <w:ins w:id="50" w:author="Qifan Zhang" w:date="2016-08-14T21:39:00Z">
              <w:r w:rsidR="00022C84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以</w:t>
              </w:r>
            </w:ins>
            <w:r w:rsidR="001424FC" w:rsidRPr="002432A3">
              <w:rPr>
                <w:rFonts w:ascii="Helvetica Neue" w:hAnsi="Helvetica Neue" w:cs="Helvetica Neue"/>
                <w:color w:val="3C3C3C"/>
                <w:lang w:eastAsia="zh-CN"/>
              </w:rPr>
              <w:t>使其和其他</w:t>
            </w:r>
            <w:ins w:id="51" w:author="Qifan Zhang" w:date="2016-08-14T21:38:00Z">
              <w:r w:rsidR="00022C84">
                <w:rPr>
                  <w:rFonts w:ascii="Helvetica Neue" w:hAnsi="Helvetica Neue" w:cs="Helvetica Neue" w:hint="eastAsia"/>
                  <w:color w:val="3C3C3C"/>
                  <w:lang w:eastAsia="zh-CN"/>
                </w:rPr>
                <w:t>类型</w:t>
              </w:r>
            </w:ins>
            <w:del w:id="52" w:author="Qifan Zhang" w:date="2016-08-14T21:38:00Z">
              <w:r w:rsidR="001424FC" w:rsidRPr="002432A3" w:rsidDel="00022C84">
                <w:rPr>
                  <w:rFonts w:ascii="Helvetica Neue" w:hAnsi="Helvetica Neue" w:cs="Helvetica Neue"/>
                  <w:color w:val="3C3C3C"/>
                  <w:lang w:eastAsia="zh-CN"/>
                </w:rPr>
                <w:delText>形式</w:delText>
              </w:r>
            </w:del>
            <w:r w:rsidR="001424FC" w:rsidRPr="002432A3">
              <w:rPr>
                <w:rFonts w:ascii="Helvetica Neue" w:hAnsi="Helvetica Neue" w:cs="Helvetica Neue"/>
                <w:color w:val="3C3C3C"/>
                <w:lang w:eastAsia="zh-CN"/>
              </w:rPr>
              <w:t>的投资者进行连接</w:t>
            </w:r>
          </w:p>
        </w:tc>
      </w:tr>
      <w:tr w:rsidR="001A4E30" w:rsidRPr="002432A3" w14:paraId="32F43C83" w14:textId="77777777" w:rsidTr="001A4E30">
        <w:tc>
          <w:tcPr>
            <w:tcW w:w="586" w:type="dxa"/>
          </w:tcPr>
          <w:p w14:paraId="6B75C682" w14:textId="77777777" w:rsidR="001A4E30" w:rsidRPr="002432A3" w:rsidRDefault="001A4E30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/>
                <w:bCs/>
                <w:color w:val="3C3C3C"/>
              </w:rPr>
              <w:t>8</w:t>
            </w:r>
          </w:p>
        </w:tc>
        <w:tc>
          <w:tcPr>
            <w:tcW w:w="8769" w:type="dxa"/>
          </w:tcPr>
          <w:p w14:paraId="204D4D1C" w14:textId="78AEFEDA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机会开发</w:t>
            </w:r>
            <w:ins w:id="53" w:author="Qifan Zhang" w:date="2016-08-14T21:41:00Z">
              <w:r w:rsidR="005F2CD1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蓝图</w:t>
              </w:r>
            </w:ins>
            <w:del w:id="54" w:author="Qifan Zhang" w:date="2016-08-14T21:41:00Z">
              <w:r w:rsidRPr="002432A3" w:rsidDel="005F2CD1">
                <w:rPr>
                  <w:rFonts w:ascii="Helvetica Neue" w:hAnsi="Helvetica Neue" w:cs="Helvetica Neue"/>
                  <w:bCs/>
                  <w:color w:val="3C3C3C"/>
                  <w:lang w:eastAsia="zh-CN"/>
                </w:rPr>
                <w:delText>路线</w:delText>
              </w:r>
            </w:del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和以下哪些相关，请选择</w:t>
            </w:r>
            <w:r w:rsidR="007B4E16">
              <w:rPr>
                <w:rFonts w:ascii="Helvetica Neue" w:hAnsi="Helvetica Neue" w:cs="Helvetica Neue" w:hint="eastAsia"/>
                <w:bCs/>
                <w:color w:val="3C3C3C"/>
                <w:lang w:eastAsia="zh-CN"/>
              </w:rPr>
              <w:t>所有符合的选项</w:t>
            </w:r>
            <w:r w:rsidR="004D35DC">
              <w:rPr>
                <w:rFonts w:ascii="Helvetica Neue" w:hAnsi="Helvetica Neue" w:cs="Helvetica Neue"/>
                <w:bCs/>
                <w:color w:val="3C3C3C"/>
                <w:lang w:eastAsia="zh-CN"/>
              </w:rPr>
              <w:t>:</w:t>
            </w:r>
          </w:p>
          <w:p w14:paraId="5093E398" w14:textId="1CAE1480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i/>
                <w:color w:val="3C3C3C"/>
                <w:highlight w:val="yellow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a) 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评估成长</w:t>
            </w:r>
            <w:ins w:id="55" w:author="Qifan Zhang" w:date="2016-08-14T21:44:00Z">
              <w:r w:rsidR="00B87748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选项</w:t>
              </w:r>
            </w:ins>
            <w:del w:id="56" w:author="Qifan Zhang" w:date="2016-08-14T21:44:00Z">
              <w:r w:rsidRPr="002432A3" w:rsidDel="00B87748">
                <w:rPr>
                  <w:rFonts w:ascii="Helvetica Neue" w:hAnsi="Helvetica Neue" w:cs="Helvetica Neue"/>
                  <w:color w:val="3C3C3C"/>
                  <w:highlight w:val="yellow"/>
                  <w:lang w:eastAsia="zh-CN"/>
                </w:rPr>
                <w:delText>机会</w:delText>
              </w:r>
            </w:del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 </w:t>
            </w:r>
          </w:p>
          <w:p w14:paraId="548F0F71" w14:textId="77777777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i/>
                <w:color w:val="3C3C3C"/>
                <w:highlight w:val="yellow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b) 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降低风险</w:t>
            </w:r>
          </w:p>
          <w:p w14:paraId="0F5037FF" w14:textId="77777777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i/>
                <w:color w:val="3C3C3C"/>
                <w:highlight w:val="yellow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c) 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进入新市场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 </w:t>
            </w:r>
          </w:p>
          <w:p w14:paraId="1380F23A" w14:textId="77777777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d) 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使产品和服务多样化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 </w:t>
            </w:r>
          </w:p>
          <w:p w14:paraId="54D96493" w14:textId="77777777" w:rsidR="001424FC" w:rsidRPr="00B32E9D" w:rsidRDefault="001424FC" w:rsidP="001424FC">
            <w:pPr>
              <w:widowControl w:val="0"/>
              <w:autoSpaceDE w:val="0"/>
              <w:autoSpaceDN w:val="0"/>
              <w:adjustRightInd w:val="0"/>
              <w:spacing w:after="160" w:line="360" w:lineRule="atLeast"/>
              <w:rPr>
                <w:rFonts w:ascii="Helvetica Neue" w:hAnsi="Helvetica Neue" w:cs="Helvetica Neue"/>
                <w:bCs/>
                <w:i/>
                <w:color w:val="3C3C3C"/>
                <w:lang w:eastAsia="zh-CN"/>
              </w:rPr>
            </w:pPr>
            <w:r w:rsidRPr="00B32E9D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e) </w:t>
            </w:r>
            <w:r w:rsidRPr="002432A3">
              <w:rPr>
                <w:rFonts w:ascii="Helvetica Neue" w:hAnsi="Helvetica Neue" w:cs="Helvetica Neue"/>
                <w:color w:val="3C3C3C"/>
                <w:highlight w:val="yellow"/>
                <w:lang w:val="fr-CH" w:eastAsia="zh-CN"/>
              </w:rPr>
              <w:t>超越竞争对手</w:t>
            </w:r>
          </w:p>
        </w:tc>
      </w:tr>
      <w:tr w:rsidR="001A4E30" w:rsidRPr="002432A3" w14:paraId="62573308" w14:textId="77777777" w:rsidTr="001A4E30">
        <w:tc>
          <w:tcPr>
            <w:tcW w:w="586" w:type="dxa"/>
          </w:tcPr>
          <w:p w14:paraId="5EC230A6" w14:textId="77777777" w:rsidR="001A4E30" w:rsidRPr="002432A3" w:rsidRDefault="001A4E30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</w:rPr>
            </w:pPr>
            <w:r w:rsidRPr="002432A3">
              <w:rPr>
                <w:rFonts w:ascii="Helvetica Neue" w:hAnsi="Helvetica Neue" w:cs="Helvetica Neue"/>
                <w:b/>
                <w:bCs/>
                <w:color w:val="3C3C3C"/>
              </w:rPr>
              <w:t>9</w:t>
            </w:r>
          </w:p>
        </w:tc>
        <w:tc>
          <w:tcPr>
            <w:tcW w:w="8769" w:type="dxa"/>
          </w:tcPr>
          <w:p w14:paraId="5AD13FF2" w14:textId="77777777" w:rsidR="00783668" w:rsidRPr="002432A3" w:rsidRDefault="00783668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val="fr-CH"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  <w:lang w:val="fr-CH" w:eastAsia="zh-CN"/>
              </w:rPr>
              <w:t>你追寻的商业机会将会对以下哪些</w:t>
            </w:r>
            <w:del w:id="57" w:author="Qifan Zhang" w:date="2016-08-14T21:45:00Z">
              <w:r w:rsidRPr="002432A3" w:rsidDel="00563FCA">
                <w:rPr>
                  <w:rFonts w:ascii="Helvetica Neue" w:hAnsi="Helvetica Neue" w:cs="Helvetica Neue"/>
                  <w:bCs/>
                  <w:color w:val="3C3C3C"/>
                  <w:lang w:val="fr-CH" w:eastAsia="zh-CN"/>
                </w:rPr>
                <w:delText>事物</w:delText>
              </w:r>
            </w:del>
            <w:r w:rsidRPr="002432A3">
              <w:rPr>
                <w:rFonts w:ascii="Helvetica Neue" w:hAnsi="Helvetica Neue" w:cs="Helvetica Neue"/>
                <w:bCs/>
                <w:color w:val="3C3C3C"/>
                <w:lang w:val="fr-CH" w:eastAsia="zh-CN"/>
              </w:rPr>
              <w:t>造成影响？请选择</w:t>
            </w:r>
            <w:r w:rsidR="007B4E16">
              <w:rPr>
                <w:rFonts w:ascii="Helvetica Neue" w:hAnsi="Helvetica Neue" w:cs="Helvetica Neue" w:hint="eastAsia"/>
                <w:bCs/>
                <w:color w:val="3C3C3C"/>
                <w:lang w:val="fr-CH" w:eastAsia="zh-CN"/>
              </w:rPr>
              <w:t>所有符合的选项：</w:t>
            </w:r>
          </w:p>
          <w:p w14:paraId="288F197B" w14:textId="3655DFC3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i/>
                <w:color w:val="3C3C3C"/>
                <w:highlight w:val="yellow"/>
                <w:lang w:val="fr-CH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</w:rPr>
              <w:t xml:space="preserve">a) </w:t>
            </w:r>
            <w:r w:rsidR="00783668" w:rsidRPr="002432A3">
              <w:rPr>
                <w:rFonts w:ascii="Helvetica Neue" w:hAnsi="Helvetica Neue" w:cs="Helvetica Neue"/>
                <w:color w:val="3C3C3C"/>
                <w:highlight w:val="yellow"/>
              </w:rPr>
              <w:t>你是否</w:t>
            </w:r>
            <w:ins w:id="58" w:author="Qifan Zhang" w:date="2016-08-14T21:46:00Z">
              <w:r w:rsidR="00563FCA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在</w:t>
              </w:r>
            </w:ins>
            <w:del w:id="59" w:author="Qifan Zhang" w:date="2016-08-14T21:46:00Z">
              <w:r w:rsidR="00783668" w:rsidRPr="002432A3" w:rsidDel="00563FCA">
                <w:rPr>
                  <w:rFonts w:ascii="Helvetica Neue" w:hAnsi="Helvetica Neue" w:cs="Helvetica Neue"/>
                  <w:color w:val="3C3C3C"/>
                  <w:highlight w:val="yellow"/>
                </w:rPr>
                <w:delText>将自己的公司置于</w:delText>
              </w:r>
            </w:del>
            <w:r w:rsidR="00783668" w:rsidRPr="002432A3">
              <w:rPr>
                <w:rFonts w:ascii="Helvetica Neue" w:hAnsi="Helvetica Neue" w:cs="Helvetica Neue"/>
                <w:color w:val="3C3C3C"/>
                <w:highlight w:val="yellow"/>
              </w:rPr>
              <w:t>一片沃土</w:t>
            </w:r>
            <w:ins w:id="60" w:author="Qifan Zhang" w:date="2016-08-14T21:46:00Z">
              <w:r w:rsidR="00563FCA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上建立</w:t>
              </w:r>
              <w:r w:rsidR="00563FCA" w:rsidRPr="002432A3">
                <w:rPr>
                  <w:rFonts w:ascii="Helvetica Neue" w:hAnsi="Helvetica Neue" w:cs="Helvetica Neue"/>
                  <w:color w:val="3C3C3C"/>
                  <w:highlight w:val="yellow"/>
                </w:rPr>
                <w:t>自己的公司</w:t>
              </w:r>
            </w:ins>
            <w:r w:rsidRPr="002432A3">
              <w:rPr>
                <w:rFonts w:ascii="Helvetica Neue" w:hAnsi="Helvetica Neue" w:cs="Helvetica Neue"/>
                <w:color w:val="3C3C3C"/>
                <w:highlight w:val="yellow"/>
              </w:rPr>
              <w:t xml:space="preserve"> </w:t>
            </w:r>
          </w:p>
          <w:p w14:paraId="14D1531C" w14:textId="7FDACCE0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 w:hint="eastAsia"/>
                <w:i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</w:rPr>
              <w:t xml:space="preserve">b) </w:t>
            </w:r>
            <w:ins w:id="61" w:author="Qifan Zhang" w:date="2016-08-14T21:49:00Z">
              <w:r w:rsidR="003220A6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你的</w:t>
              </w:r>
            </w:ins>
            <w:r w:rsidR="00783668" w:rsidRPr="002432A3">
              <w:rPr>
                <w:rFonts w:ascii="Helvetica Neue" w:hAnsi="Helvetica Neue" w:cs="Helvetica Neue"/>
                <w:color w:val="3C3C3C"/>
                <w:highlight w:val="yellow"/>
              </w:rPr>
              <w:t>公司的</w:t>
            </w:r>
            <w:del w:id="62" w:author="Qifan Zhang" w:date="2016-08-14T21:49:00Z">
              <w:r w:rsidR="00783668" w:rsidRPr="002432A3" w:rsidDel="003220A6">
                <w:rPr>
                  <w:rFonts w:ascii="Helvetica Neue" w:hAnsi="Helvetica Neue" w:cs="Helvetica Neue"/>
                  <w:color w:val="3C3C3C"/>
                  <w:highlight w:val="yellow"/>
                </w:rPr>
                <w:delText>身份</w:delText>
              </w:r>
            </w:del>
            <w:ins w:id="63" w:author="Qifan Zhang" w:date="2016-08-14T21:49:00Z">
              <w:r w:rsidR="003220A6">
                <w:rPr>
                  <w:rFonts w:ascii="Helvetica Neue" w:hAnsi="Helvetica Neue" w:cs="Helvetica Neue" w:hint="eastAsia"/>
                  <w:color w:val="3C3C3C"/>
                  <w:highlight w:val="yellow"/>
                  <w:lang w:eastAsia="zh-CN"/>
                </w:rPr>
                <w:t>性质</w:t>
              </w:r>
            </w:ins>
            <w:del w:id="64" w:author="Qifan Zhang" w:date="2016-08-14T21:49:00Z">
              <w:r w:rsidR="00783668" w:rsidRPr="002432A3" w:rsidDel="003220A6">
                <w:rPr>
                  <w:rFonts w:ascii="Helvetica Neue" w:hAnsi="Helvetica Neue" w:cs="Helvetica Neue"/>
                  <w:color w:val="3C3C3C"/>
                  <w:highlight w:val="yellow"/>
                </w:rPr>
                <w:delText>特性</w:delText>
              </w:r>
            </w:del>
          </w:p>
          <w:p w14:paraId="3D6E2154" w14:textId="77777777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i/>
                <w:color w:val="3C3C3C"/>
                <w:lang w:val="fr-CH"/>
              </w:rPr>
            </w:pPr>
            <w:r w:rsidRPr="002432A3">
              <w:rPr>
                <w:rFonts w:ascii="Helvetica Neue" w:hAnsi="Helvetica Neue" w:cs="Helvetica Neue"/>
                <w:color w:val="3C3C3C"/>
                <w:lang w:val="fr-CH"/>
              </w:rPr>
              <w:t xml:space="preserve">c) </w:t>
            </w:r>
            <w:r w:rsidR="00783668" w:rsidRPr="002432A3">
              <w:rPr>
                <w:rFonts w:ascii="Helvetica Neue" w:hAnsi="Helvetica Neue" w:cs="Helvetica Neue"/>
                <w:color w:val="3C3C3C"/>
                <w:lang w:val="fr-CH"/>
              </w:rPr>
              <w:t>你的认知弹性</w:t>
            </w:r>
          </w:p>
          <w:p w14:paraId="45016A48" w14:textId="77777777" w:rsidR="001424FC" w:rsidRPr="002432A3" w:rsidRDefault="001424FC" w:rsidP="001424FC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i/>
                <w:color w:val="3C3C3C"/>
                <w:lang w:val="fr-CH"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val="fr-CH"/>
              </w:rPr>
              <w:t xml:space="preserve">d) </w:t>
            </w:r>
            <w:r w:rsidR="00783668" w:rsidRPr="002432A3">
              <w:rPr>
                <w:rFonts w:ascii="Helvetica Neue" w:hAnsi="Helvetica Neue" w:cs="Helvetica Neue"/>
                <w:color w:val="3C3C3C"/>
                <w:lang w:val="fr-CH"/>
              </w:rPr>
              <w:t>你的</w:t>
            </w:r>
            <w:r w:rsidR="00B32E9D">
              <w:rPr>
                <w:rFonts w:ascii="Helvetica Neue" w:hAnsi="Helvetica Neue" w:cs="Helvetica Neue" w:hint="eastAsia"/>
                <w:color w:val="3C3C3C"/>
                <w:lang w:val="fr-CH" w:eastAsia="zh-CN"/>
              </w:rPr>
              <w:t>警惕性</w:t>
            </w:r>
          </w:p>
        </w:tc>
      </w:tr>
      <w:tr w:rsidR="001A4E30" w:rsidRPr="002432A3" w14:paraId="2AF784F2" w14:textId="77777777" w:rsidTr="001A4E30">
        <w:tc>
          <w:tcPr>
            <w:tcW w:w="586" w:type="dxa"/>
          </w:tcPr>
          <w:p w14:paraId="464DA2CE" w14:textId="77777777" w:rsidR="001A4E30" w:rsidRPr="002432A3" w:rsidRDefault="004D35DC" w:rsidP="00A56B9E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/>
                <w:bCs/>
                <w:color w:val="3C3C3C"/>
                <w:lang w:eastAsia="zh-CN"/>
              </w:rPr>
            </w:pPr>
            <w:r>
              <w:rPr>
                <w:rFonts w:ascii="Helvetica Neue" w:hAnsi="Helvetica Neue" w:cs="Helvetica Neue" w:hint="eastAsia"/>
                <w:b/>
                <w:bCs/>
                <w:color w:val="3C3C3C"/>
                <w:lang w:eastAsia="zh-CN"/>
              </w:rPr>
              <w:t>10</w:t>
            </w:r>
          </w:p>
        </w:tc>
        <w:tc>
          <w:tcPr>
            <w:tcW w:w="8769" w:type="dxa"/>
          </w:tcPr>
          <w:p w14:paraId="2B6B9E11" w14:textId="07F2B260" w:rsidR="00783668" w:rsidRPr="002432A3" w:rsidRDefault="009739A7" w:rsidP="00783668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商业机会是怎么</w:t>
            </w:r>
            <w:ins w:id="65" w:author="Qifan Zhang" w:date="2016-08-14T21:50:00Z">
              <w:r w:rsidR="003220A6">
                <w:rPr>
                  <w:rFonts w:ascii="Helvetica Neue" w:hAnsi="Helvetica Neue" w:cs="Helvetica Neue" w:hint="eastAsia"/>
                  <w:bCs/>
                  <w:color w:val="3C3C3C"/>
                  <w:lang w:eastAsia="zh-CN"/>
                </w:rPr>
                <w:t>产生</w:t>
              </w:r>
            </w:ins>
            <w:bookmarkStart w:id="66" w:name="_GoBack"/>
            <w:bookmarkEnd w:id="66"/>
            <w:del w:id="67" w:author="Qifan Zhang" w:date="2016-08-14T21:50:00Z">
              <w:r w:rsidRPr="002432A3" w:rsidDel="003220A6">
                <w:rPr>
                  <w:rFonts w:ascii="Helvetica Neue" w:hAnsi="Helvetica Neue" w:cs="Helvetica Neue"/>
                  <w:bCs/>
                  <w:color w:val="3C3C3C"/>
                  <w:lang w:eastAsia="zh-CN"/>
                </w:rPr>
                <w:delText>出现</w:delText>
              </w:r>
            </w:del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的？</w:t>
            </w:r>
          </w:p>
          <w:p w14:paraId="5A9BB4DC" w14:textId="77777777" w:rsidR="00783668" w:rsidRPr="002432A3" w:rsidRDefault="00783668" w:rsidP="00783668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i/>
                <w:color w:val="3C3C3C"/>
                <w:lang w:val="fr-CH" w:eastAsia="zh-CN"/>
              </w:rPr>
            </w:pPr>
            <w:r w:rsidRPr="002432A3">
              <w:rPr>
                <w:rFonts w:ascii="Helvetica Neue" w:hAnsi="Helvetica Neue" w:cs="Helvetica Neue"/>
                <w:bCs/>
                <w:color w:val="3C3C3C"/>
                <w:lang w:eastAsia="zh-CN"/>
              </w:rPr>
              <w:t>a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) </w:t>
            </w:r>
            <w:r w:rsidR="009739A7" w:rsidRPr="002432A3">
              <w:rPr>
                <w:rFonts w:ascii="Helvetica Neue" w:hAnsi="Helvetica Neue" w:cs="Helvetica Neue"/>
                <w:color w:val="3C3C3C"/>
                <w:lang w:eastAsia="zh-CN"/>
              </w:rPr>
              <w:t>先开发技术，然后寻找市场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</w:p>
          <w:p w14:paraId="22764F17" w14:textId="77777777" w:rsidR="00783668" w:rsidRPr="002432A3" w:rsidRDefault="00783668" w:rsidP="00783668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i/>
                <w:color w:val="3C3C3C"/>
                <w:lang w:val="fr-CH"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b) </w:t>
            </w:r>
            <w:r w:rsidR="009739A7" w:rsidRPr="002432A3">
              <w:rPr>
                <w:rFonts w:ascii="Helvetica Neue" w:hAnsi="Helvetica Neue" w:cs="Helvetica Neue"/>
                <w:color w:val="3C3C3C"/>
                <w:lang w:eastAsia="zh-CN"/>
              </w:rPr>
              <w:t>先确定市场，然后开发技术</w:t>
            </w: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 </w:t>
            </w:r>
          </w:p>
          <w:p w14:paraId="2FC4DFCD" w14:textId="77777777" w:rsidR="009739A7" w:rsidRPr="002432A3" w:rsidRDefault="00783668" w:rsidP="009739A7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color w:val="3C3C3C"/>
                <w:lang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 xml:space="preserve">c) </w:t>
            </w:r>
            <w:r w:rsidR="000E731E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商业机会可</w:t>
            </w:r>
            <w:r w:rsidR="000E731E">
              <w:rPr>
                <w:rFonts w:ascii="Helvetica Neue" w:hAnsi="Helvetica Neue" w:cs="Helvetica Neue" w:hint="eastAsia"/>
                <w:color w:val="3C3C3C"/>
                <w:highlight w:val="yellow"/>
                <w:lang w:eastAsia="zh-CN"/>
              </w:rPr>
              <w:t>来源于</w:t>
            </w:r>
            <w:r w:rsidR="000E731E">
              <w:rPr>
                <w:rFonts w:ascii="Helvetica Neue" w:hAnsi="Helvetica Neue" w:cs="Helvetica Neue"/>
                <w:color w:val="3C3C3C"/>
                <w:highlight w:val="yellow"/>
                <w:lang w:eastAsia="zh-CN"/>
              </w:rPr>
              <w:t>市场或技术</w:t>
            </w:r>
          </w:p>
          <w:p w14:paraId="2ECA8906" w14:textId="77777777" w:rsidR="00783668" w:rsidRPr="002432A3" w:rsidRDefault="00783668" w:rsidP="009739A7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Helvetica Neue" w:hAnsi="Helvetica Neue" w:cs="Helvetica Neue"/>
                <w:bCs/>
                <w:i/>
                <w:color w:val="3C3C3C"/>
                <w:lang w:val="fr-CH" w:eastAsia="zh-CN"/>
              </w:rPr>
            </w:pPr>
            <w:r w:rsidRPr="002432A3">
              <w:rPr>
                <w:rFonts w:ascii="Helvetica Neue" w:hAnsi="Helvetica Neue" w:cs="Helvetica Neue"/>
                <w:color w:val="3C3C3C"/>
                <w:lang w:eastAsia="zh-CN"/>
              </w:rPr>
              <w:t xml:space="preserve">d) </w:t>
            </w:r>
            <w:r w:rsidR="009739A7" w:rsidRPr="002432A3">
              <w:rPr>
                <w:rFonts w:ascii="Helvetica Neue" w:hAnsi="Helvetica Neue" w:cs="Helvetica Neue"/>
                <w:color w:val="3C3C3C"/>
                <w:lang w:eastAsia="zh-CN"/>
              </w:rPr>
              <w:t>先考虑资金来源，然后根据预算进行技术开发</w:t>
            </w:r>
          </w:p>
        </w:tc>
      </w:tr>
    </w:tbl>
    <w:p w14:paraId="74B4029D" w14:textId="77777777" w:rsidR="0062518F" w:rsidRPr="002432A3" w:rsidRDefault="0062518F">
      <w:pPr>
        <w:rPr>
          <w:sz w:val="24"/>
          <w:szCs w:val="24"/>
          <w:lang w:val="fr-CH" w:eastAsia="zh-CN"/>
        </w:rPr>
      </w:pPr>
    </w:p>
    <w:sectPr w:rsidR="0062518F" w:rsidRPr="002432A3" w:rsidSect="00CA2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Segoe UI">
    <w:altName w:val="Menlo Bold"/>
    <w:charset w:val="00"/>
    <w:family w:val="swiss"/>
    <w:pitch w:val="variable"/>
    <w:sig w:usb0="E10022FF" w:usb1="C000E47F" w:usb2="00000029" w:usb3="00000000" w:csb0="000001DF" w:csb1="00000000"/>
  </w:font>
  <w:font w:name="Helvetica Neue">
    <w:altName w:val="Malgun Gothic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A6723"/>
    <w:multiLevelType w:val="hybridMultilevel"/>
    <w:tmpl w:val="EEFA853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D6363A"/>
    <w:multiLevelType w:val="hybridMultilevel"/>
    <w:tmpl w:val="CF1E66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8A6678"/>
    <w:multiLevelType w:val="hybridMultilevel"/>
    <w:tmpl w:val="803C1AC8"/>
    <w:lvl w:ilvl="0" w:tplc="D65E759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F52C9"/>
    <w:multiLevelType w:val="hybridMultilevel"/>
    <w:tmpl w:val="A352F3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4E56D5"/>
    <w:multiLevelType w:val="hybridMultilevel"/>
    <w:tmpl w:val="803C1AC8"/>
    <w:lvl w:ilvl="0" w:tplc="D65E759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1A109C"/>
    <w:multiLevelType w:val="hybridMultilevel"/>
    <w:tmpl w:val="A352F3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7F1A34"/>
    <w:multiLevelType w:val="hybridMultilevel"/>
    <w:tmpl w:val="ACA02628"/>
    <w:lvl w:ilvl="0" w:tplc="EB12975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FCC7CE5"/>
    <w:multiLevelType w:val="hybridMultilevel"/>
    <w:tmpl w:val="6F9E7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EA748B"/>
    <w:multiLevelType w:val="hybridMultilevel"/>
    <w:tmpl w:val="04B889A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913739E"/>
    <w:multiLevelType w:val="hybridMultilevel"/>
    <w:tmpl w:val="04B889A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9967903"/>
    <w:multiLevelType w:val="hybridMultilevel"/>
    <w:tmpl w:val="EEFA853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0128F6"/>
    <w:multiLevelType w:val="hybridMultilevel"/>
    <w:tmpl w:val="38A4570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7928D6"/>
    <w:multiLevelType w:val="hybridMultilevel"/>
    <w:tmpl w:val="D5F221C2"/>
    <w:lvl w:ilvl="0" w:tplc="2BBEA23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4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12"/>
  </w:num>
  <w:num w:numId="10">
    <w:abstractNumId w:val="0"/>
  </w:num>
  <w:num w:numId="11">
    <w:abstractNumId w:val="2"/>
  </w:num>
  <w:num w:numId="12">
    <w:abstractNumId w:val="3"/>
  </w:num>
  <w:num w:numId="13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Zhen Xiao">
    <w15:presenceInfo w15:providerId="Windows Live" w15:userId="24885822e47568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43"/>
    <w:rsid w:val="00020033"/>
    <w:rsid w:val="00022C84"/>
    <w:rsid w:val="0005014C"/>
    <w:rsid w:val="000A57AA"/>
    <w:rsid w:val="000B4F81"/>
    <w:rsid w:val="000C72D2"/>
    <w:rsid w:val="000D0D22"/>
    <w:rsid w:val="000E731E"/>
    <w:rsid w:val="000F1989"/>
    <w:rsid w:val="000F734A"/>
    <w:rsid w:val="0010399C"/>
    <w:rsid w:val="001067ED"/>
    <w:rsid w:val="00111D86"/>
    <w:rsid w:val="00140F4A"/>
    <w:rsid w:val="001424FC"/>
    <w:rsid w:val="00184B43"/>
    <w:rsid w:val="001A224A"/>
    <w:rsid w:val="001A4E30"/>
    <w:rsid w:val="00225433"/>
    <w:rsid w:val="00237F13"/>
    <w:rsid w:val="002432A3"/>
    <w:rsid w:val="002516CA"/>
    <w:rsid w:val="00293FEC"/>
    <w:rsid w:val="002A493E"/>
    <w:rsid w:val="002C54D3"/>
    <w:rsid w:val="002E393D"/>
    <w:rsid w:val="003220A6"/>
    <w:rsid w:val="00336DA4"/>
    <w:rsid w:val="00362CF1"/>
    <w:rsid w:val="00373335"/>
    <w:rsid w:val="00390748"/>
    <w:rsid w:val="003C42C4"/>
    <w:rsid w:val="003C72D6"/>
    <w:rsid w:val="004173F9"/>
    <w:rsid w:val="00461A56"/>
    <w:rsid w:val="0049588F"/>
    <w:rsid w:val="004B16B7"/>
    <w:rsid w:val="004B38FF"/>
    <w:rsid w:val="004B43C2"/>
    <w:rsid w:val="004B7D00"/>
    <w:rsid w:val="004D35DC"/>
    <w:rsid w:val="004D5A74"/>
    <w:rsid w:val="0051723D"/>
    <w:rsid w:val="00563FCA"/>
    <w:rsid w:val="005822E1"/>
    <w:rsid w:val="005A6B21"/>
    <w:rsid w:val="005B77E6"/>
    <w:rsid w:val="005C42AA"/>
    <w:rsid w:val="005F2CD1"/>
    <w:rsid w:val="0062518F"/>
    <w:rsid w:val="0064391A"/>
    <w:rsid w:val="00654651"/>
    <w:rsid w:val="006761CA"/>
    <w:rsid w:val="00683407"/>
    <w:rsid w:val="00724B0F"/>
    <w:rsid w:val="00783668"/>
    <w:rsid w:val="00795105"/>
    <w:rsid w:val="007B4E16"/>
    <w:rsid w:val="007F0A27"/>
    <w:rsid w:val="0082294C"/>
    <w:rsid w:val="008704C7"/>
    <w:rsid w:val="008C1ED8"/>
    <w:rsid w:val="00926CC9"/>
    <w:rsid w:val="00935AC2"/>
    <w:rsid w:val="009739A7"/>
    <w:rsid w:val="009746BA"/>
    <w:rsid w:val="00975C42"/>
    <w:rsid w:val="009A1253"/>
    <w:rsid w:val="009A78F9"/>
    <w:rsid w:val="009C15C1"/>
    <w:rsid w:val="009D5446"/>
    <w:rsid w:val="009D6105"/>
    <w:rsid w:val="009F4F6B"/>
    <w:rsid w:val="00A0526D"/>
    <w:rsid w:val="00A147A2"/>
    <w:rsid w:val="00A31703"/>
    <w:rsid w:val="00A56B9E"/>
    <w:rsid w:val="00AF67E9"/>
    <w:rsid w:val="00B02ED8"/>
    <w:rsid w:val="00B32E9D"/>
    <w:rsid w:val="00B66080"/>
    <w:rsid w:val="00B82C26"/>
    <w:rsid w:val="00B87748"/>
    <w:rsid w:val="00C07243"/>
    <w:rsid w:val="00C75245"/>
    <w:rsid w:val="00C95948"/>
    <w:rsid w:val="00CA2E8A"/>
    <w:rsid w:val="00CC0C35"/>
    <w:rsid w:val="00D215D1"/>
    <w:rsid w:val="00D646E1"/>
    <w:rsid w:val="00D73086"/>
    <w:rsid w:val="00D7326D"/>
    <w:rsid w:val="00DB402A"/>
    <w:rsid w:val="00E6404E"/>
    <w:rsid w:val="00E9256C"/>
    <w:rsid w:val="00EC0036"/>
    <w:rsid w:val="00ED14B2"/>
    <w:rsid w:val="00ED1715"/>
    <w:rsid w:val="00EE56AD"/>
    <w:rsid w:val="00F628C1"/>
    <w:rsid w:val="00FB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8C16C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4B43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4B43"/>
    <w:pPr>
      <w:spacing w:after="0" w:line="240" w:lineRule="auto"/>
      <w:ind w:left="720"/>
      <w:contextualSpacing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D8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4B43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4B43"/>
    <w:pPr>
      <w:spacing w:after="0" w:line="240" w:lineRule="auto"/>
      <w:ind w:left="720"/>
      <w:contextualSpacing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D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0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8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175</Words>
  <Characters>1000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Foy Shirah</dc:creator>
  <cp:lastModifiedBy>Qifan Zhang</cp:lastModifiedBy>
  <cp:revision>34</cp:revision>
  <dcterms:created xsi:type="dcterms:W3CDTF">2016-02-21T11:28:00Z</dcterms:created>
  <dcterms:modified xsi:type="dcterms:W3CDTF">2016-08-14T19:51:00Z</dcterms:modified>
</cp:coreProperties>
</file>